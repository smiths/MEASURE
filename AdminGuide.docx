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1A1845"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1DA68299" w:rsidR="00B52F10" w:rsidRPr="00D963F6" w:rsidRDefault="00443621"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del w:id="0" w:author="Andrew Aran" w:date="2018-10-15T11:54:00Z">
                <w:r w:rsidDel="00443621">
                  <w:rPr>
                    <w:rFonts w:ascii="Arial" w:hAnsi="Arial" w:cs="Arial"/>
                    <w:noProof/>
                    <w:color w:val="000000" w:themeColor="text1"/>
                    <w:sz w:val="28"/>
                  </w:rPr>
                  <w:delText>May 3, 2018</w:delText>
                </w:r>
              </w:del>
              <w:ins w:id="1" w:author="Andrew Aran" w:date="2018-10-15T11:54:00Z">
                <w:r>
                  <w:rPr>
                    <w:rFonts w:ascii="Arial" w:hAnsi="Arial" w:cs="Arial"/>
                    <w:noProof/>
                    <w:color w:val="000000" w:themeColor="text1"/>
                    <w:sz w:val="28"/>
                  </w:rPr>
                  <w:t>October 15, 2018</w:t>
                </w:r>
              </w:ins>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3D5F9305" w14:textId="1979BADF" w:rsidR="00B52F10" w:rsidRPr="00D963F6" w:rsidRDefault="00AA7CF5"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r>
                <w:rPr>
                  <w:rFonts w:ascii="Arial" w:hAnsi="Arial" w:cs="Arial"/>
                  <w:color w:val="000000" w:themeColor="text1"/>
                  <w:sz w:val="28"/>
                </w:rPr>
                <w:t>, Andrew Aran</w:t>
              </w:r>
            </w:p>
          </w:sdtContent>
        </w:sdt>
        <w:p w14:paraId="1697EBAE" w14:textId="77777777" w:rsidR="00B52F10" w:rsidRPr="00D963F6" w:rsidRDefault="00B52F10" w:rsidP="00B52F10">
          <w:pPr>
            <w:rPr>
              <w:rFonts w:ascii="Arial" w:hAnsi="Arial" w:cs="Arial"/>
            </w:rPr>
          </w:pPr>
        </w:p>
        <w:p w14:paraId="42223CAD" w14:textId="0F27462C"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1996"/>
        <w:gridCol w:w="3515"/>
      </w:tblGrid>
      <w:tr w:rsidR="00E302C5" w:rsidRPr="00D963F6" w14:paraId="1EF21CF8" w14:textId="77777777" w:rsidTr="00386E08">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199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515"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386E08">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199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515"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386E08">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199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515"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386E08">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199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515"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386E08">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199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515"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386E08">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199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515"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386E08">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199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515"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386E08">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199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515"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386E08">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199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515"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386E08">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199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515"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r w:rsidR="00F53600" w:rsidRPr="00D963F6" w14:paraId="2C9509D2" w14:textId="77777777" w:rsidTr="00386E08">
        <w:trPr>
          <w:jc w:val="center"/>
        </w:trPr>
        <w:tc>
          <w:tcPr>
            <w:tcW w:w="1696" w:type="dxa"/>
            <w:shd w:val="clear" w:color="auto" w:fill="auto"/>
          </w:tcPr>
          <w:p w14:paraId="4367E11B" w14:textId="6CA6872A" w:rsidR="00F53600" w:rsidRDefault="00F53600" w:rsidP="00031420">
            <w:pPr>
              <w:jc w:val="center"/>
              <w:rPr>
                <w:rFonts w:ascii="Arial" w:hAnsi="Arial" w:cs="Arial"/>
              </w:rPr>
            </w:pPr>
            <w:r>
              <w:rPr>
                <w:rFonts w:ascii="Arial" w:hAnsi="Arial" w:cs="Arial"/>
              </w:rPr>
              <w:t>1.9</w:t>
            </w:r>
          </w:p>
        </w:tc>
        <w:tc>
          <w:tcPr>
            <w:tcW w:w="2127" w:type="dxa"/>
            <w:shd w:val="clear" w:color="auto" w:fill="auto"/>
          </w:tcPr>
          <w:p w14:paraId="03339A7C" w14:textId="4B9C5A35" w:rsidR="00F53600" w:rsidRDefault="00F53600" w:rsidP="00031420">
            <w:pPr>
              <w:jc w:val="center"/>
              <w:rPr>
                <w:rFonts w:ascii="Arial" w:hAnsi="Arial" w:cs="Arial"/>
              </w:rPr>
            </w:pPr>
            <w:r>
              <w:rPr>
                <w:rFonts w:ascii="Arial" w:hAnsi="Arial" w:cs="Arial"/>
              </w:rPr>
              <w:t>January 19, 2017</w:t>
            </w:r>
          </w:p>
        </w:tc>
        <w:tc>
          <w:tcPr>
            <w:tcW w:w="1996" w:type="dxa"/>
            <w:shd w:val="clear" w:color="auto" w:fill="auto"/>
          </w:tcPr>
          <w:p w14:paraId="6DBA3A12" w14:textId="483D7826" w:rsidR="00F53600" w:rsidRDefault="00F53600" w:rsidP="00031420">
            <w:pPr>
              <w:jc w:val="center"/>
              <w:rPr>
                <w:rFonts w:ascii="Arial" w:hAnsi="Arial" w:cs="Arial"/>
              </w:rPr>
            </w:pPr>
            <w:r>
              <w:rPr>
                <w:rFonts w:ascii="Arial" w:hAnsi="Arial" w:cs="Arial"/>
              </w:rPr>
              <w:t>Spencer Smith</w:t>
            </w:r>
          </w:p>
        </w:tc>
        <w:tc>
          <w:tcPr>
            <w:tcW w:w="3515" w:type="dxa"/>
            <w:shd w:val="clear" w:color="auto" w:fill="auto"/>
          </w:tcPr>
          <w:p w14:paraId="1C52B922" w14:textId="79371BEC" w:rsidR="00F53600" w:rsidRDefault="00F53600" w:rsidP="00FB7E06">
            <w:pPr>
              <w:jc w:val="center"/>
              <w:rPr>
                <w:rFonts w:ascii="Arial" w:hAnsi="Arial" w:cs="Arial"/>
              </w:rPr>
            </w:pPr>
            <w:r>
              <w:rPr>
                <w:rFonts w:ascii="Arial" w:hAnsi="Arial" w:cs="Arial"/>
              </w:rPr>
              <w:t>Clarification of submitting rubric and course reports</w:t>
            </w:r>
          </w:p>
        </w:tc>
      </w:tr>
      <w:tr w:rsidR="00A444BA" w:rsidRPr="00D963F6" w14:paraId="59A80D1D" w14:textId="77777777" w:rsidTr="00386E08">
        <w:trPr>
          <w:jc w:val="center"/>
        </w:trPr>
        <w:tc>
          <w:tcPr>
            <w:tcW w:w="1696" w:type="dxa"/>
            <w:shd w:val="clear" w:color="auto" w:fill="auto"/>
          </w:tcPr>
          <w:p w14:paraId="1089F786" w14:textId="1F0C017B" w:rsidR="00A444BA" w:rsidRDefault="00A444BA" w:rsidP="00031420">
            <w:pPr>
              <w:jc w:val="center"/>
              <w:rPr>
                <w:rFonts w:ascii="Arial" w:hAnsi="Arial" w:cs="Arial"/>
              </w:rPr>
            </w:pPr>
            <w:r>
              <w:rPr>
                <w:rFonts w:ascii="Arial" w:hAnsi="Arial" w:cs="Arial"/>
              </w:rPr>
              <w:t>1.9.1</w:t>
            </w:r>
          </w:p>
        </w:tc>
        <w:tc>
          <w:tcPr>
            <w:tcW w:w="2127" w:type="dxa"/>
            <w:shd w:val="clear" w:color="auto" w:fill="auto"/>
          </w:tcPr>
          <w:p w14:paraId="17E98F99" w14:textId="2AA18D66" w:rsidR="00A444BA" w:rsidRDefault="00A444BA" w:rsidP="00031420">
            <w:pPr>
              <w:jc w:val="center"/>
              <w:rPr>
                <w:rFonts w:ascii="Arial" w:hAnsi="Arial" w:cs="Arial"/>
              </w:rPr>
            </w:pPr>
            <w:r>
              <w:rPr>
                <w:rFonts w:ascii="Arial" w:hAnsi="Arial" w:cs="Arial"/>
              </w:rPr>
              <w:t>April 19, 2017</w:t>
            </w:r>
          </w:p>
        </w:tc>
        <w:tc>
          <w:tcPr>
            <w:tcW w:w="1996" w:type="dxa"/>
            <w:shd w:val="clear" w:color="auto" w:fill="auto"/>
          </w:tcPr>
          <w:p w14:paraId="763691BB" w14:textId="12BA40FF" w:rsidR="00A444BA" w:rsidRDefault="00A444BA" w:rsidP="00031420">
            <w:pPr>
              <w:jc w:val="center"/>
              <w:rPr>
                <w:rFonts w:ascii="Arial" w:hAnsi="Arial" w:cs="Arial"/>
              </w:rPr>
            </w:pPr>
            <w:r>
              <w:rPr>
                <w:rFonts w:ascii="Arial" w:hAnsi="Arial" w:cs="Arial"/>
              </w:rPr>
              <w:t>Spencer Smith</w:t>
            </w:r>
          </w:p>
        </w:tc>
        <w:tc>
          <w:tcPr>
            <w:tcW w:w="3515" w:type="dxa"/>
            <w:shd w:val="clear" w:color="auto" w:fill="auto"/>
          </w:tcPr>
          <w:p w14:paraId="2681B922" w14:textId="041B45EE" w:rsidR="00A444BA" w:rsidRDefault="00A444BA" w:rsidP="00A444BA">
            <w:pPr>
              <w:jc w:val="center"/>
              <w:rPr>
                <w:rFonts w:ascii="Arial" w:hAnsi="Arial" w:cs="Arial"/>
              </w:rPr>
            </w:pPr>
            <w:r>
              <w:rPr>
                <w:rFonts w:ascii="Arial" w:hAnsi="Arial" w:cs="Arial"/>
              </w:rPr>
              <w:t xml:space="preserve">Note about protected cells </w:t>
            </w:r>
          </w:p>
        </w:tc>
      </w:tr>
      <w:tr w:rsidR="002718EF" w:rsidRPr="00D963F6" w14:paraId="43CEEF65" w14:textId="77777777" w:rsidTr="00386E08">
        <w:trPr>
          <w:jc w:val="center"/>
        </w:trPr>
        <w:tc>
          <w:tcPr>
            <w:tcW w:w="1696" w:type="dxa"/>
            <w:shd w:val="clear" w:color="auto" w:fill="auto"/>
          </w:tcPr>
          <w:p w14:paraId="1EC62844" w14:textId="50D0025A" w:rsidR="002718EF" w:rsidRDefault="002718EF" w:rsidP="00031420">
            <w:pPr>
              <w:jc w:val="center"/>
              <w:rPr>
                <w:rFonts w:ascii="Arial" w:hAnsi="Arial" w:cs="Arial"/>
              </w:rPr>
            </w:pPr>
            <w:r>
              <w:rPr>
                <w:rFonts w:ascii="Arial" w:hAnsi="Arial" w:cs="Arial"/>
              </w:rPr>
              <w:t>1.9.2</w:t>
            </w:r>
          </w:p>
        </w:tc>
        <w:tc>
          <w:tcPr>
            <w:tcW w:w="2127" w:type="dxa"/>
            <w:shd w:val="clear" w:color="auto" w:fill="auto"/>
          </w:tcPr>
          <w:p w14:paraId="33036EBA" w14:textId="7E542D0E" w:rsidR="002718EF" w:rsidRDefault="002718EF" w:rsidP="00031420">
            <w:pPr>
              <w:jc w:val="center"/>
              <w:rPr>
                <w:rFonts w:ascii="Arial" w:hAnsi="Arial" w:cs="Arial"/>
              </w:rPr>
            </w:pPr>
            <w:r>
              <w:rPr>
                <w:rFonts w:ascii="Arial" w:hAnsi="Arial" w:cs="Arial"/>
              </w:rPr>
              <w:t>April 12, 2018</w:t>
            </w:r>
          </w:p>
        </w:tc>
        <w:tc>
          <w:tcPr>
            <w:tcW w:w="1996" w:type="dxa"/>
            <w:shd w:val="clear" w:color="auto" w:fill="auto"/>
          </w:tcPr>
          <w:p w14:paraId="25BBADFD" w14:textId="7C5A3141" w:rsidR="002718EF" w:rsidRDefault="002718EF" w:rsidP="00031420">
            <w:pPr>
              <w:jc w:val="center"/>
              <w:rPr>
                <w:rFonts w:ascii="Arial" w:hAnsi="Arial" w:cs="Arial"/>
              </w:rPr>
            </w:pPr>
            <w:r>
              <w:rPr>
                <w:rFonts w:ascii="Arial" w:hAnsi="Arial" w:cs="Arial"/>
              </w:rPr>
              <w:t>Spencer Smith</w:t>
            </w:r>
          </w:p>
        </w:tc>
        <w:tc>
          <w:tcPr>
            <w:tcW w:w="3515" w:type="dxa"/>
            <w:shd w:val="clear" w:color="auto" w:fill="auto"/>
          </w:tcPr>
          <w:p w14:paraId="2C0E8346" w14:textId="7D8FF2B4" w:rsidR="002718EF" w:rsidRDefault="002718EF" w:rsidP="00A444BA">
            <w:pPr>
              <w:jc w:val="center"/>
              <w:rPr>
                <w:rFonts w:ascii="Arial" w:hAnsi="Arial" w:cs="Arial"/>
              </w:rPr>
            </w:pPr>
            <w:r>
              <w:rPr>
                <w:rFonts w:ascii="Arial" w:hAnsi="Arial" w:cs="Arial"/>
              </w:rPr>
              <w:t>Addition on adding superuser permissions</w:t>
            </w:r>
          </w:p>
        </w:tc>
      </w:tr>
      <w:tr w:rsidR="00CF05C1" w:rsidRPr="00D963F6" w14:paraId="7F44B052" w14:textId="77777777" w:rsidTr="00386E08">
        <w:trPr>
          <w:jc w:val="center"/>
        </w:trPr>
        <w:tc>
          <w:tcPr>
            <w:tcW w:w="1696" w:type="dxa"/>
            <w:shd w:val="clear" w:color="auto" w:fill="auto"/>
          </w:tcPr>
          <w:p w14:paraId="1312486A" w14:textId="1509EF91" w:rsidR="00CF05C1" w:rsidRDefault="00CF05C1" w:rsidP="00031420">
            <w:pPr>
              <w:jc w:val="center"/>
              <w:rPr>
                <w:rFonts w:ascii="Arial" w:hAnsi="Arial" w:cs="Arial"/>
              </w:rPr>
            </w:pPr>
            <w:r>
              <w:rPr>
                <w:rFonts w:ascii="Arial" w:hAnsi="Arial" w:cs="Arial"/>
              </w:rPr>
              <w:t>1.9.3</w:t>
            </w:r>
          </w:p>
        </w:tc>
        <w:tc>
          <w:tcPr>
            <w:tcW w:w="2127" w:type="dxa"/>
            <w:shd w:val="clear" w:color="auto" w:fill="auto"/>
          </w:tcPr>
          <w:p w14:paraId="3F70C374" w14:textId="1CDEB097" w:rsidR="00CF05C1" w:rsidRDefault="00CF05C1">
            <w:pPr>
              <w:jc w:val="center"/>
              <w:rPr>
                <w:rFonts w:ascii="Arial" w:hAnsi="Arial" w:cs="Arial"/>
              </w:rPr>
            </w:pPr>
            <w:r>
              <w:rPr>
                <w:rFonts w:ascii="Arial" w:hAnsi="Arial" w:cs="Arial"/>
              </w:rPr>
              <w:t>April 1</w:t>
            </w:r>
            <w:r w:rsidR="00AA7CF5">
              <w:rPr>
                <w:rFonts w:ascii="Arial" w:hAnsi="Arial" w:cs="Arial"/>
              </w:rPr>
              <w:t>8</w:t>
            </w:r>
            <w:r>
              <w:rPr>
                <w:rFonts w:ascii="Arial" w:hAnsi="Arial" w:cs="Arial"/>
              </w:rPr>
              <w:t>, 2018</w:t>
            </w:r>
          </w:p>
        </w:tc>
        <w:tc>
          <w:tcPr>
            <w:tcW w:w="1996" w:type="dxa"/>
            <w:shd w:val="clear" w:color="auto" w:fill="auto"/>
          </w:tcPr>
          <w:p w14:paraId="640714C7" w14:textId="0DB47B48" w:rsidR="00CF05C1" w:rsidRDefault="00CF05C1" w:rsidP="00031420">
            <w:pPr>
              <w:jc w:val="center"/>
              <w:rPr>
                <w:rFonts w:ascii="Arial" w:hAnsi="Arial" w:cs="Arial"/>
              </w:rPr>
            </w:pPr>
            <w:r>
              <w:rPr>
                <w:rFonts w:ascii="Arial" w:hAnsi="Arial" w:cs="Arial"/>
              </w:rPr>
              <w:t>Andrew Aran</w:t>
            </w:r>
          </w:p>
        </w:tc>
        <w:tc>
          <w:tcPr>
            <w:tcW w:w="3515" w:type="dxa"/>
            <w:shd w:val="clear" w:color="auto" w:fill="auto"/>
          </w:tcPr>
          <w:p w14:paraId="4D469531" w14:textId="722E1421" w:rsidR="000601A1" w:rsidRDefault="000601A1">
            <w:pPr>
              <w:jc w:val="center"/>
              <w:rPr>
                <w:rFonts w:ascii="Arial" w:hAnsi="Arial" w:cs="Arial"/>
              </w:rPr>
            </w:pPr>
            <w:r>
              <w:rPr>
                <w:rFonts w:ascii="Arial" w:hAnsi="Arial" w:cs="Arial"/>
              </w:rPr>
              <w:t>Update</w:t>
            </w:r>
            <w:r w:rsidR="008A07E0">
              <w:rPr>
                <w:rFonts w:ascii="Arial" w:hAnsi="Arial" w:cs="Arial"/>
              </w:rPr>
              <w:t>d</w:t>
            </w:r>
            <w:r>
              <w:rPr>
                <w:rFonts w:ascii="Arial" w:hAnsi="Arial" w:cs="Arial"/>
              </w:rPr>
              <w:t xml:space="preserve"> screenshots for:</w:t>
            </w:r>
          </w:p>
          <w:p w14:paraId="329E0EBC" w14:textId="16137F4E" w:rsidR="000601A1" w:rsidRDefault="000601A1" w:rsidP="00386E08">
            <w:pPr>
              <w:pStyle w:val="ListParagraph"/>
              <w:numPr>
                <w:ilvl w:val="0"/>
                <w:numId w:val="26"/>
              </w:numPr>
              <w:rPr>
                <w:rFonts w:ascii="Arial" w:hAnsi="Arial" w:cs="Arial"/>
              </w:rPr>
            </w:pPr>
            <w:r>
              <w:rPr>
                <w:rFonts w:ascii="Arial" w:hAnsi="Arial" w:cs="Arial"/>
              </w:rPr>
              <w:t>4. Add User</w:t>
            </w:r>
          </w:p>
          <w:p w14:paraId="050780AC" w14:textId="037FBFD1" w:rsidR="00E41D0F" w:rsidRDefault="00E41D0F" w:rsidP="00386E08">
            <w:pPr>
              <w:pStyle w:val="ListParagraph"/>
              <w:numPr>
                <w:ilvl w:val="0"/>
                <w:numId w:val="26"/>
              </w:numPr>
              <w:rPr>
                <w:rFonts w:ascii="Arial" w:hAnsi="Arial" w:cs="Arial"/>
              </w:rPr>
            </w:pPr>
            <w:r>
              <w:rPr>
                <w:rFonts w:ascii="Arial" w:hAnsi="Arial" w:cs="Arial"/>
              </w:rPr>
              <w:t>5. Assign User to Process</w:t>
            </w:r>
          </w:p>
          <w:p w14:paraId="56EE616F" w14:textId="3AA0EE10" w:rsidR="00300B90" w:rsidRDefault="00300B90" w:rsidP="00386E08">
            <w:pPr>
              <w:pStyle w:val="ListParagraph"/>
              <w:numPr>
                <w:ilvl w:val="0"/>
                <w:numId w:val="26"/>
              </w:numPr>
              <w:rPr>
                <w:rFonts w:ascii="Arial" w:hAnsi="Arial" w:cs="Arial"/>
              </w:rPr>
            </w:pPr>
            <w:r>
              <w:rPr>
                <w:rFonts w:ascii="Arial" w:hAnsi="Arial" w:cs="Arial"/>
              </w:rPr>
              <w:t>7. Faculty Recommendations</w:t>
            </w:r>
          </w:p>
          <w:p w14:paraId="1B9F48E4" w14:textId="2DFBDEC6" w:rsidR="000601A1" w:rsidRDefault="000601A1" w:rsidP="00386E08">
            <w:pPr>
              <w:pStyle w:val="ListParagraph"/>
              <w:numPr>
                <w:ilvl w:val="0"/>
                <w:numId w:val="26"/>
              </w:numPr>
              <w:rPr>
                <w:rFonts w:ascii="Arial" w:hAnsi="Arial" w:cs="Arial"/>
              </w:rPr>
            </w:pPr>
            <w:r w:rsidRPr="00386E08">
              <w:rPr>
                <w:rFonts w:ascii="Arial" w:hAnsi="Arial" w:cs="Arial"/>
              </w:rPr>
              <w:t xml:space="preserve">8. </w:t>
            </w:r>
            <w:r w:rsidR="00260DE5" w:rsidRPr="00386E08">
              <w:rPr>
                <w:rFonts w:ascii="Arial" w:hAnsi="Arial" w:cs="Arial"/>
              </w:rPr>
              <w:t xml:space="preserve">Start New Academic Year </w:t>
            </w:r>
          </w:p>
          <w:p w14:paraId="0340215A" w14:textId="77777777" w:rsidR="003C5287" w:rsidRDefault="007D2E78" w:rsidP="00386E08">
            <w:pPr>
              <w:pStyle w:val="ListParagraph"/>
              <w:numPr>
                <w:ilvl w:val="0"/>
                <w:numId w:val="26"/>
              </w:numPr>
              <w:rPr>
                <w:rFonts w:ascii="Arial" w:hAnsi="Arial" w:cs="Arial"/>
              </w:rPr>
            </w:pPr>
            <w:r>
              <w:rPr>
                <w:rFonts w:ascii="Arial" w:hAnsi="Arial" w:cs="Arial"/>
              </w:rPr>
              <w:t xml:space="preserve">9. </w:t>
            </w:r>
            <w:r w:rsidRPr="007D2E78">
              <w:rPr>
                <w:rFonts w:ascii="Arial" w:hAnsi="Arial" w:cs="Arial"/>
              </w:rPr>
              <w:t>Historical Program Measurement Archive</w:t>
            </w:r>
          </w:p>
          <w:p w14:paraId="7A1BFBE4" w14:textId="77777777" w:rsidR="006B7782" w:rsidRDefault="006B7782" w:rsidP="00386E08">
            <w:pPr>
              <w:pStyle w:val="ListParagraph"/>
              <w:numPr>
                <w:ilvl w:val="0"/>
                <w:numId w:val="26"/>
              </w:numPr>
              <w:rPr>
                <w:rFonts w:ascii="Arial" w:hAnsi="Arial" w:cs="Arial"/>
              </w:rPr>
            </w:pPr>
            <w:r>
              <w:rPr>
                <w:rFonts w:ascii="Arial" w:hAnsi="Arial" w:cs="Arial"/>
              </w:rPr>
              <w:t>11. Updating a Global Variable</w:t>
            </w:r>
          </w:p>
          <w:p w14:paraId="7EB4F5C0" w14:textId="61BF9B6A" w:rsidR="00554C5A" w:rsidRDefault="00554C5A" w:rsidP="00386E08">
            <w:pPr>
              <w:pStyle w:val="ListParagraph"/>
              <w:numPr>
                <w:ilvl w:val="0"/>
                <w:numId w:val="26"/>
              </w:numPr>
              <w:rPr>
                <w:rFonts w:ascii="Arial" w:hAnsi="Arial" w:cs="Arial"/>
              </w:rPr>
            </w:pPr>
            <w:r>
              <w:rPr>
                <w:rFonts w:ascii="Arial" w:hAnsi="Arial" w:cs="Arial"/>
              </w:rPr>
              <w:t xml:space="preserve">13.  </w:t>
            </w:r>
            <w:r w:rsidRPr="00554C5A">
              <w:rPr>
                <w:rFonts w:ascii="Arial" w:hAnsi="Arial" w:cs="Arial"/>
              </w:rPr>
              <w:t>Update Course Information Input Template</w:t>
            </w:r>
          </w:p>
        </w:tc>
      </w:tr>
      <w:tr w:rsidR="00B47530" w:rsidRPr="00D963F6" w14:paraId="1F0C92DF" w14:textId="77777777" w:rsidTr="00386E08">
        <w:trPr>
          <w:jc w:val="center"/>
        </w:trPr>
        <w:tc>
          <w:tcPr>
            <w:tcW w:w="1696" w:type="dxa"/>
            <w:shd w:val="clear" w:color="auto" w:fill="auto"/>
          </w:tcPr>
          <w:p w14:paraId="794E67AF" w14:textId="25F66590" w:rsidR="00B47530" w:rsidRDefault="00B47530" w:rsidP="00031420">
            <w:pPr>
              <w:jc w:val="center"/>
              <w:rPr>
                <w:rFonts w:ascii="Arial" w:hAnsi="Arial" w:cs="Arial"/>
              </w:rPr>
            </w:pPr>
            <w:r>
              <w:rPr>
                <w:rFonts w:ascii="Arial" w:hAnsi="Arial" w:cs="Arial"/>
              </w:rPr>
              <w:t>1.9.4</w:t>
            </w:r>
          </w:p>
        </w:tc>
        <w:tc>
          <w:tcPr>
            <w:tcW w:w="2127" w:type="dxa"/>
            <w:shd w:val="clear" w:color="auto" w:fill="auto"/>
          </w:tcPr>
          <w:p w14:paraId="4FEC8C33" w14:textId="73DE0B12" w:rsidR="00B47530" w:rsidRDefault="00B47530">
            <w:pPr>
              <w:jc w:val="center"/>
              <w:rPr>
                <w:rFonts w:ascii="Arial" w:hAnsi="Arial" w:cs="Arial"/>
              </w:rPr>
            </w:pPr>
            <w:r>
              <w:rPr>
                <w:rFonts w:ascii="Arial" w:hAnsi="Arial" w:cs="Arial"/>
              </w:rPr>
              <w:t>May 3, 2018</w:t>
            </w:r>
          </w:p>
        </w:tc>
        <w:tc>
          <w:tcPr>
            <w:tcW w:w="1996" w:type="dxa"/>
            <w:shd w:val="clear" w:color="auto" w:fill="auto"/>
          </w:tcPr>
          <w:p w14:paraId="40CB6275" w14:textId="747DACAC" w:rsidR="00B47530" w:rsidRDefault="00B47530" w:rsidP="00031420">
            <w:pPr>
              <w:jc w:val="center"/>
              <w:rPr>
                <w:rFonts w:ascii="Arial" w:hAnsi="Arial" w:cs="Arial"/>
              </w:rPr>
            </w:pPr>
            <w:r>
              <w:rPr>
                <w:rFonts w:ascii="Arial" w:hAnsi="Arial" w:cs="Arial"/>
              </w:rPr>
              <w:t>Andrew Aran</w:t>
            </w:r>
          </w:p>
        </w:tc>
        <w:tc>
          <w:tcPr>
            <w:tcW w:w="3515" w:type="dxa"/>
            <w:shd w:val="clear" w:color="auto" w:fill="auto"/>
          </w:tcPr>
          <w:p w14:paraId="4556AA5E" w14:textId="77777777" w:rsidR="00B47530" w:rsidRDefault="00B47530" w:rsidP="00C24ACB">
            <w:pPr>
              <w:pStyle w:val="ListParagraph"/>
              <w:numPr>
                <w:ilvl w:val="0"/>
                <w:numId w:val="26"/>
              </w:numPr>
              <w:rPr>
                <w:rFonts w:ascii="Arial" w:hAnsi="Arial" w:cs="Arial"/>
              </w:rPr>
            </w:pPr>
            <w:r>
              <w:rPr>
                <w:rFonts w:ascii="Arial" w:hAnsi="Arial" w:cs="Arial"/>
              </w:rPr>
              <w:t>Updated Global Variable Process</w:t>
            </w:r>
          </w:p>
          <w:p w14:paraId="558D0BDA" w14:textId="12A58265" w:rsidR="00B47530" w:rsidRPr="00C24ACB" w:rsidRDefault="00B47530" w:rsidP="00C24ACB">
            <w:pPr>
              <w:pStyle w:val="ListParagraph"/>
              <w:numPr>
                <w:ilvl w:val="0"/>
                <w:numId w:val="26"/>
              </w:numPr>
              <w:rPr>
                <w:rFonts w:ascii="Arial" w:hAnsi="Arial" w:cs="Arial"/>
              </w:rPr>
            </w:pPr>
            <w:r>
              <w:rPr>
                <w:rFonts w:ascii="Arial" w:hAnsi="Arial" w:cs="Arial"/>
              </w:rPr>
              <w:t xml:space="preserve">Updated the order of the tasks in the </w:t>
            </w:r>
            <w:r>
              <w:rPr>
                <w:rFonts w:ascii="Arial" w:hAnsi="Arial" w:cs="Arial"/>
              </w:rPr>
              <w:lastRenderedPageBreak/>
              <w:t>instructions</w:t>
            </w:r>
          </w:p>
        </w:tc>
      </w:tr>
      <w:tr w:rsidR="00443621" w:rsidRPr="00D963F6" w14:paraId="10063320" w14:textId="77777777" w:rsidTr="00386E08">
        <w:trPr>
          <w:jc w:val="center"/>
          <w:ins w:id="2" w:author="Andrew Aran" w:date="2018-10-15T11:55:00Z"/>
        </w:trPr>
        <w:tc>
          <w:tcPr>
            <w:tcW w:w="1696" w:type="dxa"/>
            <w:shd w:val="clear" w:color="auto" w:fill="auto"/>
          </w:tcPr>
          <w:p w14:paraId="0172F2D5" w14:textId="4D6B2A70" w:rsidR="00443621" w:rsidRDefault="00443621" w:rsidP="00031420">
            <w:pPr>
              <w:jc w:val="center"/>
              <w:rPr>
                <w:ins w:id="3" w:author="Andrew Aran" w:date="2018-10-15T11:55:00Z"/>
                <w:rFonts w:ascii="Arial" w:hAnsi="Arial" w:cs="Arial"/>
              </w:rPr>
            </w:pPr>
            <w:ins w:id="4" w:author="Andrew Aran" w:date="2018-10-15T11:55:00Z">
              <w:r>
                <w:rPr>
                  <w:rFonts w:ascii="Arial" w:hAnsi="Arial" w:cs="Arial"/>
                </w:rPr>
                <w:lastRenderedPageBreak/>
                <w:t>1.9.5</w:t>
              </w:r>
            </w:ins>
          </w:p>
        </w:tc>
        <w:tc>
          <w:tcPr>
            <w:tcW w:w="2127" w:type="dxa"/>
            <w:shd w:val="clear" w:color="auto" w:fill="auto"/>
          </w:tcPr>
          <w:p w14:paraId="31DA8B7A" w14:textId="18E8E775" w:rsidR="00443621" w:rsidRDefault="00443621">
            <w:pPr>
              <w:jc w:val="center"/>
              <w:rPr>
                <w:ins w:id="5" w:author="Andrew Aran" w:date="2018-10-15T11:55:00Z"/>
                <w:rFonts w:ascii="Arial" w:hAnsi="Arial" w:cs="Arial"/>
              </w:rPr>
            </w:pPr>
            <w:ins w:id="6" w:author="Andrew Aran" w:date="2018-10-15T11:55:00Z">
              <w:r>
                <w:rPr>
                  <w:rFonts w:ascii="Arial" w:hAnsi="Arial" w:cs="Arial"/>
                </w:rPr>
                <w:t>October 15, 2018</w:t>
              </w:r>
            </w:ins>
          </w:p>
        </w:tc>
        <w:tc>
          <w:tcPr>
            <w:tcW w:w="1996" w:type="dxa"/>
            <w:shd w:val="clear" w:color="auto" w:fill="auto"/>
          </w:tcPr>
          <w:p w14:paraId="2825A6B5" w14:textId="5F7F787A" w:rsidR="00443621" w:rsidRDefault="00443621" w:rsidP="00031420">
            <w:pPr>
              <w:jc w:val="center"/>
              <w:rPr>
                <w:ins w:id="7" w:author="Andrew Aran" w:date="2018-10-15T11:55:00Z"/>
                <w:rFonts w:ascii="Arial" w:hAnsi="Arial" w:cs="Arial"/>
              </w:rPr>
            </w:pPr>
            <w:ins w:id="8" w:author="Andrew Aran" w:date="2018-10-15T11:55:00Z">
              <w:r>
                <w:rPr>
                  <w:rFonts w:ascii="Arial" w:hAnsi="Arial" w:cs="Arial"/>
                </w:rPr>
                <w:t>Andrew Aran</w:t>
              </w:r>
            </w:ins>
          </w:p>
        </w:tc>
        <w:tc>
          <w:tcPr>
            <w:tcW w:w="3515" w:type="dxa"/>
            <w:shd w:val="clear" w:color="auto" w:fill="auto"/>
          </w:tcPr>
          <w:p w14:paraId="610B806D" w14:textId="77777777" w:rsidR="00443621" w:rsidRDefault="00443621" w:rsidP="00C24ACB">
            <w:pPr>
              <w:pStyle w:val="ListParagraph"/>
              <w:numPr>
                <w:ilvl w:val="0"/>
                <w:numId w:val="26"/>
              </w:numPr>
              <w:rPr>
                <w:ins w:id="9" w:author="Andrew Aran" w:date="2018-10-15T12:03:00Z"/>
                <w:rFonts w:ascii="Arial" w:hAnsi="Arial" w:cs="Arial"/>
              </w:rPr>
            </w:pPr>
            <w:ins w:id="10" w:author="Andrew Aran" w:date="2018-10-15T11:55:00Z">
              <w:r>
                <w:rPr>
                  <w:rFonts w:ascii="Arial" w:hAnsi="Arial" w:cs="Arial"/>
                </w:rPr>
                <w:t>Added Contract Renewal Interval to timeline</w:t>
              </w:r>
            </w:ins>
          </w:p>
          <w:p w14:paraId="4779357F" w14:textId="31EA9673" w:rsidR="001A1845" w:rsidRDefault="001A1845" w:rsidP="00C24ACB">
            <w:pPr>
              <w:pStyle w:val="ListParagraph"/>
              <w:numPr>
                <w:ilvl w:val="0"/>
                <w:numId w:val="26"/>
              </w:numPr>
              <w:rPr>
                <w:ins w:id="11" w:author="Andrew Aran" w:date="2018-10-15T11:55:00Z"/>
                <w:rFonts w:ascii="Arial" w:hAnsi="Arial" w:cs="Arial"/>
              </w:rPr>
            </w:pPr>
            <w:ins w:id="12" w:author="Andrew Aran" w:date="2018-10-15T12:03:00Z">
              <w:r>
                <w:rPr>
                  <w:rFonts w:ascii="Arial" w:hAnsi="Arial" w:cs="Arial"/>
                </w:rPr>
                <w:t>Added backup and restore interval to timeline</w:t>
              </w:r>
            </w:ins>
          </w:p>
        </w:tc>
      </w:tr>
    </w:tbl>
    <w:p w14:paraId="42CCC182" w14:textId="39A51C20" w:rsidR="00554C5A" w:rsidRDefault="00554C5A" w:rsidP="00031420">
      <w:pPr>
        <w:pStyle w:val="TOC1"/>
        <w:tabs>
          <w:tab w:val="right" w:leader="dot" w:pos="9350"/>
        </w:tabs>
        <w:jc w:val="center"/>
        <w:rPr>
          <w:rFonts w:ascii="Arial" w:hAnsi="Arial" w:cs="Arial"/>
          <w:b/>
          <w:u w:val="single"/>
        </w:rPr>
      </w:pPr>
    </w:p>
    <w:p w14:paraId="0E34C22F" w14:textId="77777777" w:rsidR="00554C5A" w:rsidRDefault="00554C5A">
      <w:pPr>
        <w:rPr>
          <w:rFonts w:ascii="Arial" w:hAnsi="Arial" w:cs="Arial"/>
          <w:b/>
          <w:u w:val="single"/>
        </w:rPr>
      </w:pPr>
      <w:r>
        <w:rPr>
          <w:rFonts w:ascii="Arial" w:hAnsi="Arial" w:cs="Arial"/>
          <w:b/>
          <w:u w:val="single"/>
        </w:rPr>
        <w:br w:type="page"/>
      </w:r>
    </w:p>
    <w:p w14:paraId="3E0941C3" w14:textId="77777777" w:rsidR="00624007" w:rsidRPr="00D963F6" w:rsidRDefault="00624007" w:rsidP="00031420">
      <w:pPr>
        <w:pStyle w:val="z-TopofForm"/>
        <w:jc w:val="left"/>
        <w:rPr>
          <w:sz w:val="24"/>
          <w:szCs w:val="24"/>
        </w:rPr>
      </w:pPr>
      <w:r w:rsidRPr="00D963F6">
        <w:rPr>
          <w:sz w:val="24"/>
          <w:szCs w:val="24"/>
        </w:rPr>
        <w:lastRenderedPageBreak/>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3A82041E" w14:textId="4015526E" w:rsidR="00C24ACB" w:rsidRDefault="00BB1A1C">
          <w:pPr>
            <w:pStyle w:val="TOC1"/>
            <w:tabs>
              <w:tab w:val="left" w:pos="480"/>
              <w:tab w:val="right" w:leader="dot" w:pos="9350"/>
            </w:tabs>
            <w:rPr>
              <w:rFonts w:asciiTheme="minorHAnsi" w:eastAsiaTheme="minorEastAsia" w:hAnsiTheme="minorHAnsi" w:cstheme="minorBidi"/>
              <w:noProof/>
              <w:sz w:val="22"/>
              <w:szCs w:val="22"/>
              <w:lang w:val="en-CA" w:eastAsia="en-CA"/>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513107973" w:history="1">
            <w:r w:rsidR="00C24ACB" w:rsidRPr="0022510F">
              <w:rPr>
                <w:rStyle w:val="Hyperlink"/>
                <w:noProof/>
              </w:rPr>
              <w:t>1.</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Introduction</w:t>
            </w:r>
            <w:r w:rsidR="00C24ACB">
              <w:rPr>
                <w:noProof/>
                <w:webHidden/>
              </w:rPr>
              <w:tab/>
            </w:r>
            <w:r w:rsidR="00C24ACB">
              <w:rPr>
                <w:noProof/>
                <w:webHidden/>
              </w:rPr>
              <w:fldChar w:fldCharType="begin"/>
            </w:r>
            <w:r w:rsidR="00C24ACB">
              <w:rPr>
                <w:noProof/>
                <w:webHidden/>
              </w:rPr>
              <w:instrText xml:space="preserve"> PAGEREF _Toc513107973 \h </w:instrText>
            </w:r>
            <w:r w:rsidR="00C24ACB">
              <w:rPr>
                <w:noProof/>
                <w:webHidden/>
              </w:rPr>
            </w:r>
            <w:r w:rsidR="00C24ACB">
              <w:rPr>
                <w:noProof/>
                <w:webHidden/>
              </w:rPr>
              <w:fldChar w:fldCharType="separate"/>
            </w:r>
            <w:r w:rsidR="00C24ACB">
              <w:rPr>
                <w:noProof/>
                <w:webHidden/>
              </w:rPr>
              <w:t>5</w:t>
            </w:r>
            <w:r w:rsidR="00C24ACB">
              <w:rPr>
                <w:noProof/>
                <w:webHidden/>
              </w:rPr>
              <w:fldChar w:fldCharType="end"/>
            </w:r>
          </w:hyperlink>
        </w:p>
        <w:p w14:paraId="28E4BE47" w14:textId="75BA4DBA"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4" w:history="1">
            <w:r w:rsidR="00C24ACB" w:rsidRPr="0022510F">
              <w:rPr>
                <w:rStyle w:val="Hyperlink"/>
                <w:noProof/>
              </w:rPr>
              <w:t>2.</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Pre-requisites</w:t>
            </w:r>
            <w:r w:rsidR="00C24ACB">
              <w:rPr>
                <w:noProof/>
                <w:webHidden/>
              </w:rPr>
              <w:tab/>
            </w:r>
            <w:r w:rsidR="00C24ACB">
              <w:rPr>
                <w:noProof/>
                <w:webHidden/>
              </w:rPr>
              <w:fldChar w:fldCharType="begin"/>
            </w:r>
            <w:r w:rsidR="00C24ACB">
              <w:rPr>
                <w:noProof/>
                <w:webHidden/>
              </w:rPr>
              <w:instrText xml:space="preserve"> PAGEREF _Toc513107974 \h </w:instrText>
            </w:r>
            <w:r w:rsidR="00C24ACB">
              <w:rPr>
                <w:noProof/>
                <w:webHidden/>
              </w:rPr>
            </w:r>
            <w:r w:rsidR="00C24ACB">
              <w:rPr>
                <w:noProof/>
                <w:webHidden/>
              </w:rPr>
              <w:fldChar w:fldCharType="separate"/>
            </w:r>
            <w:r w:rsidR="00C24ACB">
              <w:rPr>
                <w:noProof/>
                <w:webHidden/>
              </w:rPr>
              <w:t>5</w:t>
            </w:r>
            <w:r w:rsidR="00C24ACB">
              <w:rPr>
                <w:noProof/>
                <w:webHidden/>
              </w:rPr>
              <w:fldChar w:fldCharType="end"/>
            </w:r>
          </w:hyperlink>
        </w:p>
        <w:p w14:paraId="6A64794A" w14:textId="7C4F9E5B"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5" w:history="1">
            <w:r w:rsidR="00C24ACB" w:rsidRPr="0022510F">
              <w:rPr>
                <w:rStyle w:val="Hyperlink"/>
                <w:noProof/>
              </w:rPr>
              <w:t>3.</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Annual Timeline</w:t>
            </w:r>
            <w:r w:rsidR="00C24ACB">
              <w:rPr>
                <w:noProof/>
                <w:webHidden/>
              </w:rPr>
              <w:tab/>
            </w:r>
            <w:r w:rsidR="00C24ACB">
              <w:rPr>
                <w:noProof/>
                <w:webHidden/>
              </w:rPr>
              <w:fldChar w:fldCharType="begin"/>
            </w:r>
            <w:r w:rsidR="00C24ACB">
              <w:rPr>
                <w:noProof/>
                <w:webHidden/>
              </w:rPr>
              <w:instrText xml:space="preserve"> PAGEREF _Toc513107975 \h </w:instrText>
            </w:r>
            <w:r w:rsidR="00C24ACB">
              <w:rPr>
                <w:noProof/>
                <w:webHidden/>
              </w:rPr>
            </w:r>
            <w:r w:rsidR="00C24ACB">
              <w:rPr>
                <w:noProof/>
                <w:webHidden/>
              </w:rPr>
              <w:fldChar w:fldCharType="separate"/>
            </w:r>
            <w:r w:rsidR="00C24ACB">
              <w:rPr>
                <w:noProof/>
                <w:webHidden/>
              </w:rPr>
              <w:t>5</w:t>
            </w:r>
            <w:r w:rsidR="00C24ACB">
              <w:rPr>
                <w:noProof/>
                <w:webHidden/>
              </w:rPr>
              <w:fldChar w:fldCharType="end"/>
            </w:r>
          </w:hyperlink>
        </w:p>
        <w:p w14:paraId="2B8E015F" w14:textId="7EB71C1D"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6" w:history="1">
            <w:r w:rsidR="00C24ACB" w:rsidRPr="0022510F">
              <w:rPr>
                <w:rStyle w:val="Hyperlink"/>
                <w:noProof/>
              </w:rPr>
              <w:t>4.</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Add User</w:t>
            </w:r>
            <w:r w:rsidR="00C24ACB">
              <w:rPr>
                <w:noProof/>
                <w:webHidden/>
              </w:rPr>
              <w:tab/>
            </w:r>
            <w:r w:rsidR="00C24ACB">
              <w:rPr>
                <w:noProof/>
                <w:webHidden/>
              </w:rPr>
              <w:fldChar w:fldCharType="begin"/>
            </w:r>
            <w:r w:rsidR="00C24ACB">
              <w:rPr>
                <w:noProof/>
                <w:webHidden/>
              </w:rPr>
              <w:instrText xml:space="preserve"> PAGEREF _Toc513107976 \h </w:instrText>
            </w:r>
            <w:r w:rsidR="00C24ACB">
              <w:rPr>
                <w:noProof/>
                <w:webHidden/>
              </w:rPr>
            </w:r>
            <w:r w:rsidR="00C24ACB">
              <w:rPr>
                <w:noProof/>
                <w:webHidden/>
              </w:rPr>
              <w:fldChar w:fldCharType="separate"/>
            </w:r>
            <w:r w:rsidR="00C24ACB">
              <w:rPr>
                <w:noProof/>
                <w:webHidden/>
              </w:rPr>
              <w:t>8</w:t>
            </w:r>
            <w:r w:rsidR="00C24ACB">
              <w:rPr>
                <w:noProof/>
                <w:webHidden/>
              </w:rPr>
              <w:fldChar w:fldCharType="end"/>
            </w:r>
          </w:hyperlink>
        </w:p>
        <w:p w14:paraId="01D76C29" w14:textId="104AD65D"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7" w:history="1">
            <w:r w:rsidR="00C24ACB" w:rsidRPr="0022510F">
              <w:rPr>
                <w:rStyle w:val="Hyperlink"/>
                <w:noProof/>
              </w:rPr>
              <w:t>5.</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Assign User to Process</w:t>
            </w:r>
            <w:r w:rsidR="00C24ACB">
              <w:rPr>
                <w:noProof/>
                <w:webHidden/>
              </w:rPr>
              <w:tab/>
            </w:r>
            <w:r w:rsidR="00C24ACB">
              <w:rPr>
                <w:noProof/>
                <w:webHidden/>
              </w:rPr>
              <w:fldChar w:fldCharType="begin"/>
            </w:r>
            <w:r w:rsidR="00C24ACB">
              <w:rPr>
                <w:noProof/>
                <w:webHidden/>
              </w:rPr>
              <w:instrText xml:space="preserve"> PAGEREF _Toc513107977 \h </w:instrText>
            </w:r>
            <w:r w:rsidR="00C24ACB">
              <w:rPr>
                <w:noProof/>
                <w:webHidden/>
              </w:rPr>
            </w:r>
            <w:r w:rsidR="00C24ACB">
              <w:rPr>
                <w:noProof/>
                <w:webHidden/>
              </w:rPr>
              <w:fldChar w:fldCharType="separate"/>
            </w:r>
            <w:r w:rsidR="00C24ACB">
              <w:rPr>
                <w:noProof/>
                <w:webHidden/>
              </w:rPr>
              <w:t>10</w:t>
            </w:r>
            <w:r w:rsidR="00C24ACB">
              <w:rPr>
                <w:noProof/>
                <w:webHidden/>
              </w:rPr>
              <w:fldChar w:fldCharType="end"/>
            </w:r>
          </w:hyperlink>
        </w:p>
        <w:p w14:paraId="405D21C8" w14:textId="701B15D3"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8" w:history="1">
            <w:r w:rsidR="00C24ACB" w:rsidRPr="0022510F">
              <w:rPr>
                <w:rStyle w:val="Hyperlink"/>
                <w:noProof/>
              </w:rPr>
              <w:t>6.</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Department Input</w:t>
            </w:r>
            <w:r w:rsidR="00C24ACB">
              <w:rPr>
                <w:noProof/>
                <w:webHidden/>
              </w:rPr>
              <w:tab/>
            </w:r>
            <w:r w:rsidR="00C24ACB">
              <w:rPr>
                <w:noProof/>
                <w:webHidden/>
              </w:rPr>
              <w:fldChar w:fldCharType="begin"/>
            </w:r>
            <w:r w:rsidR="00C24ACB">
              <w:rPr>
                <w:noProof/>
                <w:webHidden/>
              </w:rPr>
              <w:instrText xml:space="preserve"> PAGEREF _Toc513107978 \h </w:instrText>
            </w:r>
            <w:r w:rsidR="00C24ACB">
              <w:rPr>
                <w:noProof/>
                <w:webHidden/>
              </w:rPr>
            </w:r>
            <w:r w:rsidR="00C24ACB">
              <w:rPr>
                <w:noProof/>
                <w:webHidden/>
              </w:rPr>
              <w:fldChar w:fldCharType="separate"/>
            </w:r>
            <w:r w:rsidR="00C24ACB">
              <w:rPr>
                <w:noProof/>
                <w:webHidden/>
              </w:rPr>
              <w:t>11</w:t>
            </w:r>
            <w:r w:rsidR="00C24ACB">
              <w:rPr>
                <w:noProof/>
                <w:webHidden/>
              </w:rPr>
              <w:fldChar w:fldCharType="end"/>
            </w:r>
          </w:hyperlink>
        </w:p>
        <w:p w14:paraId="4FE5DB09" w14:textId="472CDD33"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79" w:history="1">
            <w:r w:rsidR="00C24ACB" w:rsidRPr="0022510F">
              <w:rPr>
                <w:rStyle w:val="Hyperlink"/>
                <w:noProof/>
              </w:rPr>
              <w:t>7.</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Faculty Recommendations</w:t>
            </w:r>
            <w:r w:rsidR="00C24ACB">
              <w:rPr>
                <w:noProof/>
                <w:webHidden/>
              </w:rPr>
              <w:tab/>
            </w:r>
            <w:r w:rsidR="00C24ACB">
              <w:rPr>
                <w:noProof/>
                <w:webHidden/>
              </w:rPr>
              <w:fldChar w:fldCharType="begin"/>
            </w:r>
            <w:r w:rsidR="00C24ACB">
              <w:rPr>
                <w:noProof/>
                <w:webHidden/>
              </w:rPr>
              <w:instrText xml:space="preserve"> PAGEREF _Toc513107979 \h </w:instrText>
            </w:r>
            <w:r w:rsidR="00C24ACB">
              <w:rPr>
                <w:noProof/>
                <w:webHidden/>
              </w:rPr>
            </w:r>
            <w:r w:rsidR="00C24ACB">
              <w:rPr>
                <w:noProof/>
                <w:webHidden/>
              </w:rPr>
              <w:fldChar w:fldCharType="separate"/>
            </w:r>
            <w:r w:rsidR="00C24ACB">
              <w:rPr>
                <w:noProof/>
                <w:webHidden/>
              </w:rPr>
              <w:t>12</w:t>
            </w:r>
            <w:r w:rsidR="00C24ACB">
              <w:rPr>
                <w:noProof/>
                <w:webHidden/>
              </w:rPr>
              <w:fldChar w:fldCharType="end"/>
            </w:r>
          </w:hyperlink>
        </w:p>
        <w:p w14:paraId="4010CFE5" w14:textId="461BCC81"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80" w:history="1">
            <w:r w:rsidR="00C24ACB" w:rsidRPr="0022510F">
              <w:rPr>
                <w:rStyle w:val="Hyperlink"/>
                <w:noProof/>
              </w:rPr>
              <w:t>8.</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Historical Program Measurement Archive</w:t>
            </w:r>
            <w:r w:rsidR="00C24ACB">
              <w:rPr>
                <w:noProof/>
                <w:webHidden/>
              </w:rPr>
              <w:tab/>
            </w:r>
            <w:r w:rsidR="00C24ACB">
              <w:rPr>
                <w:noProof/>
                <w:webHidden/>
              </w:rPr>
              <w:fldChar w:fldCharType="begin"/>
            </w:r>
            <w:r w:rsidR="00C24ACB">
              <w:rPr>
                <w:noProof/>
                <w:webHidden/>
              </w:rPr>
              <w:instrText xml:space="preserve"> PAGEREF _Toc513107980 \h </w:instrText>
            </w:r>
            <w:r w:rsidR="00C24ACB">
              <w:rPr>
                <w:noProof/>
                <w:webHidden/>
              </w:rPr>
            </w:r>
            <w:r w:rsidR="00C24ACB">
              <w:rPr>
                <w:noProof/>
                <w:webHidden/>
              </w:rPr>
              <w:fldChar w:fldCharType="separate"/>
            </w:r>
            <w:r w:rsidR="00C24ACB">
              <w:rPr>
                <w:noProof/>
                <w:webHidden/>
              </w:rPr>
              <w:t>15</w:t>
            </w:r>
            <w:r w:rsidR="00C24ACB">
              <w:rPr>
                <w:noProof/>
                <w:webHidden/>
              </w:rPr>
              <w:fldChar w:fldCharType="end"/>
            </w:r>
          </w:hyperlink>
        </w:p>
        <w:p w14:paraId="6004660C" w14:textId="2BC08BC6" w:rsidR="00C24ACB" w:rsidRDefault="001A1845">
          <w:pPr>
            <w:pStyle w:val="TOC1"/>
            <w:tabs>
              <w:tab w:val="left" w:pos="480"/>
              <w:tab w:val="right" w:leader="dot" w:pos="9350"/>
            </w:tabs>
            <w:rPr>
              <w:rFonts w:asciiTheme="minorHAnsi" w:eastAsiaTheme="minorEastAsia" w:hAnsiTheme="minorHAnsi" w:cstheme="minorBidi"/>
              <w:noProof/>
              <w:sz w:val="22"/>
              <w:szCs w:val="22"/>
              <w:lang w:val="en-CA" w:eastAsia="en-CA"/>
            </w:rPr>
          </w:pPr>
          <w:hyperlink w:anchor="_Toc513107981" w:history="1">
            <w:r w:rsidR="00C24ACB" w:rsidRPr="0022510F">
              <w:rPr>
                <w:rStyle w:val="Hyperlink"/>
                <w:noProof/>
              </w:rPr>
              <w:t>9.</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Historical Program Measurement Report</w:t>
            </w:r>
            <w:r w:rsidR="00C24ACB">
              <w:rPr>
                <w:noProof/>
                <w:webHidden/>
              </w:rPr>
              <w:tab/>
            </w:r>
            <w:r w:rsidR="00C24ACB">
              <w:rPr>
                <w:noProof/>
                <w:webHidden/>
              </w:rPr>
              <w:fldChar w:fldCharType="begin"/>
            </w:r>
            <w:r w:rsidR="00C24ACB">
              <w:rPr>
                <w:noProof/>
                <w:webHidden/>
              </w:rPr>
              <w:instrText xml:space="preserve"> PAGEREF _Toc513107981 \h </w:instrText>
            </w:r>
            <w:r w:rsidR="00C24ACB">
              <w:rPr>
                <w:noProof/>
                <w:webHidden/>
              </w:rPr>
            </w:r>
            <w:r w:rsidR="00C24ACB">
              <w:rPr>
                <w:noProof/>
                <w:webHidden/>
              </w:rPr>
              <w:fldChar w:fldCharType="separate"/>
            </w:r>
            <w:r w:rsidR="00C24ACB">
              <w:rPr>
                <w:noProof/>
                <w:webHidden/>
              </w:rPr>
              <w:t>18</w:t>
            </w:r>
            <w:r w:rsidR="00C24ACB">
              <w:rPr>
                <w:noProof/>
                <w:webHidden/>
              </w:rPr>
              <w:fldChar w:fldCharType="end"/>
            </w:r>
          </w:hyperlink>
        </w:p>
        <w:p w14:paraId="23CBBCBE" w14:textId="22AAE436"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2" w:history="1">
            <w:r w:rsidR="00C24ACB" w:rsidRPr="0022510F">
              <w:rPr>
                <w:rStyle w:val="Hyperlink"/>
                <w:noProof/>
              </w:rPr>
              <w:t>10.</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Start New Academic Year</w:t>
            </w:r>
            <w:r w:rsidR="00C24ACB">
              <w:rPr>
                <w:noProof/>
                <w:webHidden/>
              </w:rPr>
              <w:tab/>
            </w:r>
            <w:r w:rsidR="00C24ACB">
              <w:rPr>
                <w:noProof/>
                <w:webHidden/>
              </w:rPr>
              <w:fldChar w:fldCharType="begin"/>
            </w:r>
            <w:r w:rsidR="00C24ACB">
              <w:rPr>
                <w:noProof/>
                <w:webHidden/>
              </w:rPr>
              <w:instrText xml:space="preserve"> PAGEREF _Toc513107982 \h </w:instrText>
            </w:r>
            <w:r w:rsidR="00C24ACB">
              <w:rPr>
                <w:noProof/>
                <w:webHidden/>
              </w:rPr>
            </w:r>
            <w:r w:rsidR="00C24ACB">
              <w:rPr>
                <w:noProof/>
                <w:webHidden/>
              </w:rPr>
              <w:fldChar w:fldCharType="separate"/>
            </w:r>
            <w:r w:rsidR="00C24ACB">
              <w:rPr>
                <w:noProof/>
                <w:webHidden/>
              </w:rPr>
              <w:t>19</w:t>
            </w:r>
            <w:r w:rsidR="00C24ACB">
              <w:rPr>
                <w:noProof/>
                <w:webHidden/>
              </w:rPr>
              <w:fldChar w:fldCharType="end"/>
            </w:r>
          </w:hyperlink>
        </w:p>
        <w:p w14:paraId="5A148B74" w14:textId="1CB57097"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3" w:history="1">
            <w:r w:rsidR="00C24ACB" w:rsidRPr="0022510F">
              <w:rPr>
                <w:rStyle w:val="Hyperlink"/>
                <w:noProof/>
              </w:rPr>
              <w:t>11.</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Updating a Global Variable</w:t>
            </w:r>
            <w:r w:rsidR="00C24ACB">
              <w:rPr>
                <w:noProof/>
                <w:webHidden/>
              </w:rPr>
              <w:tab/>
            </w:r>
            <w:r w:rsidR="00C24ACB">
              <w:rPr>
                <w:noProof/>
                <w:webHidden/>
              </w:rPr>
              <w:fldChar w:fldCharType="begin"/>
            </w:r>
            <w:r w:rsidR="00C24ACB">
              <w:rPr>
                <w:noProof/>
                <w:webHidden/>
              </w:rPr>
              <w:instrText xml:space="preserve"> PAGEREF _Toc513107983 \h </w:instrText>
            </w:r>
            <w:r w:rsidR="00C24ACB">
              <w:rPr>
                <w:noProof/>
                <w:webHidden/>
              </w:rPr>
            </w:r>
            <w:r w:rsidR="00C24ACB">
              <w:rPr>
                <w:noProof/>
                <w:webHidden/>
              </w:rPr>
              <w:fldChar w:fldCharType="separate"/>
            </w:r>
            <w:r w:rsidR="00C24ACB">
              <w:rPr>
                <w:noProof/>
                <w:webHidden/>
              </w:rPr>
              <w:t>23</w:t>
            </w:r>
            <w:r w:rsidR="00C24ACB">
              <w:rPr>
                <w:noProof/>
                <w:webHidden/>
              </w:rPr>
              <w:fldChar w:fldCharType="end"/>
            </w:r>
          </w:hyperlink>
        </w:p>
        <w:p w14:paraId="6136D773" w14:textId="4674F856"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4" w:history="1">
            <w:r w:rsidR="00C24ACB" w:rsidRPr="0022510F">
              <w:rPr>
                <w:rStyle w:val="Hyperlink"/>
                <w:noProof/>
              </w:rPr>
              <w:t>12.</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Update Course Information Input Template</w:t>
            </w:r>
            <w:r w:rsidR="00C24ACB">
              <w:rPr>
                <w:noProof/>
                <w:webHidden/>
              </w:rPr>
              <w:tab/>
            </w:r>
            <w:r w:rsidR="00C24ACB">
              <w:rPr>
                <w:noProof/>
                <w:webHidden/>
              </w:rPr>
              <w:fldChar w:fldCharType="begin"/>
            </w:r>
            <w:r w:rsidR="00C24ACB">
              <w:rPr>
                <w:noProof/>
                <w:webHidden/>
              </w:rPr>
              <w:instrText xml:space="preserve"> PAGEREF _Toc513107984 \h </w:instrText>
            </w:r>
            <w:r w:rsidR="00C24ACB">
              <w:rPr>
                <w:noProof/>
                <w:webHidden/>
              </w:rPr>
            </w:r>
            <w:r w:rsidR="00C24ACB">
              <w:rPr>
                <w:noProof/>
                <w:webHidden/>
              </w:rPr>
              <w:fldChar w:fldCharType="separate"/>
            </w:r>
            <w:r w:rsidR="00C24ACB">
              <w:rPr>
                <w:noProof/>
                <w:webHidden/>
              </w:rPr>
              <w:t>25</w:t>
            </w:r>
            <w:r w:rsidR="00C24ACB">
              <w:rPr>
                <w:noProof/>
                <w:webHidden/>
              </w:rPr>
              <w:fldChar w:fldCharType="end"/>
            </w:r>
          </w:hyperlink>
        </w:p>
        <w:p w14:paraId="0FF44FB7" w14:textId="34008322"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5" w:history="1">
            <w:r w:rsidR="00C24ACB" w:rsidRPr="0022510F">
              <w:rPr>
                <w:rStyle w:val="Hyperlink"/>
                <w:noProof/>
              </w:rPr>
              <w:t>13.</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Changing Concurrent Contributor Templates to Enable the Choose Option</w:t>
            </w:r>
            <w:r w:rsidR="00C24ACB">
              <w:rPr>
                <w:noProof/>
                <w:webHidden/>
              </w:rPr>
              <w:tab/>
            </w:r>
            <w:r w:rsidR="00C24ACB">
              <w:rPr>
                <w:noProof/>
                <w:webHidden/>
              </w:rPr>
              <w:fldChar w:fldCharType="begin"/>
            </w:r>
            <w:r w:rsidR="00C24ACB">
              <w:rPr>
                <w:noProof/>
                <w:webHidden/>
              </w:rPr>
              <w:instrText xml:space="preserve"> PAGEREF _Toc513107985 \h </w:instrText>
            </w:r>
            <w:r w:rsidR="00C24ACB">
              <w:rPr>
                <w:noProof/>
                <w:webHidden/>
              </w:rPr>
            </w:r>
            <w:r w:rsidR="00C24ACB">
              <w:rPr>
                <w:noProof/>
                <w:webHidden/>
              </w:rPr>
              <w:fldChar w:fldCharType="separate"/>
            </w:r>
            <w:r w:rsidR="00C24ACB">
              <w:rPr>
                <w:noProof/>
                <w:webHidden/>
              </w:rPr>
              <w:t>26</w:t>
            </w:r>
            <w:r w:rsidR="00C24ACB">
              <w:rPr>
                <w:noProof/>
                <w:webHidden/>
              </w:rPr>
              <w:fldChar w:fldCharType="end"/>
            </w:r>
          </w:hyperlink>
        </w:p>
        <w:p w14:paraId="2AA2D967" w14:textId="186D7026"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6" w:history="1">
            <w:r w:rsidR="00C24ACB" w:rsidRPr="0022510F">
              <w:rPr>
                <w:rStyle w:val="Hyperlink"/>
                <w:noProof/>
              </w:rPr>
              <w:t>14.</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Unsubmit</w:t>
            </w:r>
            <w:r w:rsidR="00C24ACB">
              <w:rPr>
                <w:noProof/>
                <w:webHidden/>
              </w:rPr>
              <w:tab/>
            </w:r>
            <w:r w:rsidR="00C24ACB">
              <w:rPr>
                <w:noProof/>
                <w:webHidden/>
              </w:rPr>
              <w:fldChar w:fldCharType="begin"/>
            </w:r>
            <w:r w:rsidR="00C24ACB">
              <w:rPr>
                <w:noProof/>
                <w:webHidden/>
              </w:rPr>
              <w:instrText xml:space="preserve"> PAGEREF _Toc513107986 \h </w:instrText>
            </w:r>
            <w:r w:rsidR="00C24ACB">
              <w:rPr>
                <w:noProof/>
                <w:webHidden/>
              </w:rPr>
            </w:r>
            <w:r w:rsidR="00C24ACB">
              <w:rPr>
                <w:noProof/>
                <w:webHidden/>
              </w:rPr>
              <w:fldChar w:fldCharType="separate"/>
            </w:r>
            <w:r w:rsidR="00C24ACB">
              <w:rPr>
                <w:noProof/>
                <w:webHidden/>
              </w:rPr>
              <w:t>26</w:t>
            </w:r>
            <w:r w:rsidR="00C24ACB">
              <w:rPr>
                <w:noProof/>
                <w:webHidden/>
              </w:rPr>
              <w:fldChar w:fldCharType="end"/>
            </w:r>
          </w:hyperlink>
        </w:p>
        <w:p w14:paraId="447B078E" w14:textId="2F971468"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7" w:history="1">
            <w:r w:rsidR="00C24ACB" w:rsidRPr="0022510F">
              <w:rPr>
                <w:rStyle w:val="Hyperlink"/>
                <w:noProof/>
              </w:rPr>
              <w:t>15.</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Force Check-In</w:t>
            </w:r>
            <w:r w:rsidR="00C24ACB">
              <w:rPr>
                <w:noProof/>
                <w:webHidden/>
              </w:rPr>
              <w:tab/>
            </w:r>
            <w:r w:rsidR="00C24ACB">
              <w:rPr>
                <w:noProof/>
                <w:webHidden/>
              </w:rPr>
              <w:fldChar w:fldCharType="begin"/>
            </w:r>
            <w:r w:rsidR="00C24ACB">
              <w:rPr>
                <w:noProof/>
                <w:webHidden/>
              </w:rPr>
              <w:instrText xml:space="preserve"> PAGEREF _Toc513107987 \h </w:instrText>
            </w:r>
            <w:r w:rsidR="00C24ACB">
              <w:rPr>
                <w:noProof/>
                <w:webHidden/>
              </w:rPr>
            </w:r>
            <w:r w:rsidR="00C24ACB">
              <w:rPr>
                <w:noProof/>
                <w:webHidden/>
              </w:rPr>
              <w:fldChar w:fldCharType="separate"/>
            </w:r>
            <w:r w:rsidR="00C24ACB">
              <w:rPr>
                <w:noProof/>
                <w:webHidden/>
              </w:rPr>
              <w:t>26</w:t>
            </w:r>
            <w:r w:rsidR="00C24ACB">
              <w:rPr>
                <w:noProof/>
                <w:webHidden/>
              </w:rPr>
              <w:fldChar w:fldCharType="end"/>
            </w:r>
          </w:hyperlink>
        </w:p>
        <w:p w14:paraId="3EDDA2D6" w14:textId="20EA5A3F" w:rsidR="00C24ACB" w:rsidRDefault="001A1845">
          <w:pPr>
            <w:pStyle w:val="TOC1"/>
            <w:tabs>
              <w:tab w:val="left" w:pos="660"/>
              <w:tab w:val="right" w:leader="dot" w:pos="9350"/>
            </w:tabs>
            <w:rPr>
              <w:rFonts w:asciiTheme="minorHAnsi" w:eastAsiaTheme="minorEastAsia" w:hAnsiTheme="minorHAnsi" w:cstheme="minorBidi"/>
              <w:noProof/>
              <w:sz w:val="22"/>
              <w:szCs w:val="22"/>
              <w:lang w:val="en-CA" w:eastAsia="en-CA"/>
            </w:rPr>
          </w:pPr>
          <w:hyperlink w:anchor="_Toc513107988" w:history="1">
            <w:r w:rsidR="00C24ACB" w:rsidRPr="0022510F">
              <w:rPr>
                <w:rStyle w:val="Hyperlink"/>
                <w:noProof/>
              </w:rPr>
              <w:t>16.</w:t>
            </w:r>
            <w:r w:rsidR="00C24ACB">
              <w:rPr>
                <w:rFonts w:asciiTheme="minorHAnsi" w:eastAsiaTheme="minorEastAsia" w:hAnsiTheme="minorHAnsi" w:cstheme="minorBidi"/>
                <w:noProof/>
                <w:sz w:val="22"/>
                <w:szCs w:val="22"/>
                <w:lang w:val="en-CA" w:eastAsia="en-CA"/>
              </w:rPr>
              <w:tab/>
            </w:r>
            <w:r w:rsidR="00C24ACB" w:rsidRPr="0022510F">
              <w:rPr>
                <w:rStyle w:val="Hyperlink"/>
                <w:noProof/>
              </w:rPr>
              <w:t>Other Vena Resources</w:t>
            </w:r>
            <w:r w:rsidR="00C24ACB">
              <w:rPr>
                <w:noProof/>
                <w:webHidden/>
              </w:rPr>
              <w:tab/>
            </w:r>
            <w:r w:rsidR="00C24ACB">
              <w:rPr>
                <w:noProof/>
                <w:webHidden/>
              </w:rPr>
              <w:fldChar w:fldCharType="begin"/>
            </w:r>
            <w:r w:rsidR="00C24ACB">
              <w:rPr>
                <w:noProof/>
                <w:webHidden/>
              </w:rPr>
              <w:instrText xml:space="preserve"> PAGEREF _Toc513107988 \h </w:instrText>
            </w:r>
            <w:r w:rsidR="00C24ACB">
              <w:rPr>
                <w:noProof/>
                <w:webHidden/>
              </w:rPr>
            </w:r>
            <w:r w:rsidR="00C24ACB">
              <w:rPr>
                <w:noProof/>
                <w:webHidden/>
              </w:rPr>
              <w:fldChar w:fldCharType="separate"/>
            </w:r>
            <w:r w:rsidR="00C24ACB">
              <w:rPr>
                <w:noProof/>
                <w:webHidden/>
              </w:rPr>
              <w:t>28</w:t>
            </w:r>
            <w:r w:rsidR="00C24ACB">
              <w:rPr>
                <w:noProof/>
                <w:webHidden/>
              </w:rPr>
              <w:fldChar w:fldCharType="end"/>
            </w:r>
          </w:hyperlink>
        </w:p>
        <w:p w14:paraId="43ADDE33" w14:textId="3B8AA123" w:rsidR="00BB1A1C" w:rsidRPr="00D963F6" w:rsidRDefault="00BB1A1C" w:rsidP="00031420">
          <w:pPr>
            <w:rPr>
              <w:rFonts w:ascii="Arial" w:hAnsi="Arial" w:cs="Arial"/>
            </w:rPr>
          </w:pPr>
          <w:r w:rsidRPr="00D963F6">
            <w:rPr>
              <w:rFonts w:ascii="Arial" w:hAnsi="Arial" w:cs="Arial"/>
              <w:b/>
              <w:bCs/>
              <w:noProof/>
            </w:rPr>
            <w:fldChar w:fldCharType="end"/>
          </w:r>
        </w:p>
      </w:sdtContent>
    </w:sdt>
    <w:p w14:paraId="21E65494" w14:textId="5393D857" w:rsidR="0080302D" w:rsidRDefault="0080302D">
      <w:pPr>
        <w:rPr>
          <w:rFonts w:ascii="Arial" w:hAnsi="Arial" w:cs="Arial"/>
        </w:rPr>
      </w:pPr>
      <w:r>
        <w:rPr>
          <w:rFonts w:ascii="Arial" w:hAnsi="Arial" w:cs="Arial"/>
        </w:rPr>
        <w:br w:type="page"/>
      </w:r>
    </w:p>
    <w:p w14:paraId="60AC2DC4" w14:textId="77777777" w:rsidR="009E154E" w:rsidRPr="00D963F6" w:rsidRDefault="009E154E" w:rsidP="00031420">
      <w:pPr>
        <w:pStyle w:val="Heading1"/>
        <w:numPr>
          <w:ilvl w:val="0"/>
          <w:numId w:val="16"/>
        </w:numPr>
        <w:spacing w:before="0" w:after="0"/>
        <w:rPr>
          <w:sz w:val="24"/>
          <w:szCs w:val="24"/>
        </w:rPr>
      </w:pPr>
      <w:bookmarkStart w:id="13" w:name="_Toc511805700"/>
      <w:bookmarkStart w:id="14" w:name="_Toc511892676"/>
      <w:bookmarkStart w:id="15" w:name="_Toc513107973"/>
      <w:bookmarkStart w:id="16" w:name="_Toc347489010"/>
      <w:bookmarkStart w:id="17" w:name="_Toc461520321"/>
      <w:bookmarkEnd w:id="13"/>
      <w:bookmarkEnd w:id="14"/>
      <w:r w:rsidRPr="00D963F6">
        <w:rPr>
          <w:sz w:val="24"/>
          <w:szCs w:val="24"/>
        </w:rPr>
        <w:lastRenderedPageBreak/>
        <w:t>Introduction</w:t>
      </w:r>
      <w:bookmarkEnd w:id="15"/>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05503CA5" w14:textId="77777777" w:rsidR="00A444BA" w:rsidRDefault="00A444BA" w:rsidP="00031420">
      <w:pPr>
        <w:pStyle w:val="NormalWeb"/>
        <w:spacing w:before="0" w:beforeAutospacing="0" w:after="0" w:afterAutospacing="0"/>
        <w:ind w:left="360"/>
        <w:rPr>
          <w:rFonts w:ascii="Arial" w:hAnsi="Arial" w:cs="Arial"/>
        </w:rPr>
      </w:pPr>
    </w:p>
    <w:p w14:paraId="723339A4" w14:textId="3B58734C" w:rsidR="00A444BA" w:rsidRDefault="00A444BA" w:rsidP="00031420">
      <w:pPr>
        <w:pStyle w:val="NormalWeb"/>
        <w:spacing w:before="0" w:beforeAutospacing="0" w:after="0" w:afterAutospacing="0"/>
        <w:ind w:left="360"/>
        <w:rPr>
          <w:rFonts w:ascii="Arial" w:hAnsi="Arial" w:cs="Arial"/>
        </w:rPr>
      </w:pPr>
      <w:r>
        <w:rPr>
          <w:rFonts w:ascii="Arial" w:hAnsi="Arial" w:cs="Arial"/>
        </w:rPr>
        <w:t>In the future the templates may need to be changed.  In some cases</w:t>
      </w:r>
      <w:r w:rsidR="004D1D00">
        <w:rPr>
          <w:rFonts w:ascii="Arial" w:hAnsi="Arial" w:cs="Arial"/>
        </w:rPr>
        <w:t>,</w:t>
      </w:r>
      <w:r>
        <w:rPr>
          <w:rFonts w:ascii="Arial" w:hAnsi="Arial" w:cs="Arial"/>
        </w:rPr>
        <w:t xml:space="preserve"> portions of the templates are locked and the sheet itself is protected.  In these cases, it will be necessary to know the password.  The password is kept separate from this document, since this document is publically accessible.</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48765442" w:rsidR="0080198F" w:rsidRPr="00D963F6" w:rsidRDefault="00DE2F99" w:rsidP="00031420">
      <w:pPr>
        <w:pStyle w:val="Heading1"/>
        <w:numPr>
          <w:ilvl w:val="0"/>
          <w:numId w:val="1"/>
        </w:numPr>
        <w:spacing w:before="0" w:after="0"/>
        <w:rPr>
          <w:sz w:val="24"/>
          <w:szCs w:val="24"/>
        </w:rPr>
      </w:pPr>
      <w:bookmarkStart w:id="18" w:name="_Toc513107974"/>
      <w:r w:rsidRPr="00D963F6">
        <w:rPr>
          <w:sz w:val="24"/>
          <w:szCs w:val="24"/>
        </w:rPr>
        <w:t>Pre-requisites</w:t>
      </w:r>
      <w:bookmarkEnd w:id="16"/>
      <w:bookmarkEnd w:id="17"/>
      <w:bookmarkEnd w:id="18"/>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19" w:name="_Location_of_Relevant"/>
      <w:bookmarkEnd w:id="19"/>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20" w:name="_Toc513107975"/>
      <w:r w:rsidRPr="00D963F6">
        <w:rPr>
          <w:sz w:val="24"/>
          <w:szCs w:val="24"/>
        </w:rPr>
        <w:t>Annual Timeline</w:t>
      </w:r>
      <w:bookmarkEnd w:id="20"/>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0DB6C5A8"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w:t>
      </w:r>
      <w:r w:rsidR="00A2230B">
        <w:rPr>
          <w:rFonts w:ascii="Arial" w:hAnsi="Arial" w:cs="Arial"/>
        </w:rPr>
        <w:t>,</w:t>
      </w:r>
      <w:r w:rsidRPr="0065248E">
        <w:rPr>
          <w:rFonts w:ascii="Arial" w:hAnsi="Arial" w:cs="Arial"/>
        </w:rPr>
        <w:t xml:space="preserve">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r w:rsidRPr="00D963F6">
              <w:rPr>
                <w:rFonts w:ascii="Arial" w:hAnsi="Arial" w:cs="Arial"/>
              </w:rPr>
              <w:t>Assoc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69400703" w:rsidR="0083632E" w:rsidRPr="00D963F6" w:rsidRDefault="00C24ACB" w:rsidP="00031420">
            <w:pPr>
              <w:rPr>
                <w:rFonts w:ascii="Arial" w:hAnsi="Arial" w:cs="Arial"/>
              </w:rPr>
            </w:pPr>
            <w:r>
              <w:rPr>
                <w:rFonts w:ascii="Arial" w:hAnsi="Arial" w:cs="Arial"/>
              </w:rPr>
              <w:t>--</w:t>
            </w:r>
          </w:p>
        </w:tc>
        <w:tc>
          <w:tcPr>
            <w:tcW w:w="3038" w:type="dxa"/>
          </w:tcPr>
          <w:p w14:paraId="02F858CC" w14:textId="6039F70C" w:rsidR="0083632E" w:rsidRPr="00D963F6" w:rsidRDefault="00C24ACB" w:rsidP="00C24ACB">
            <w:pPr>
              <w:jc w:val="center"/>
              <w:rPr>
                <w:rFonts w:ascii="Arial" w:hAnsi="Arial" w:cs="Arial"/>
              </w:rPr>
            </w:pPr>
            <w:r>
              <w:rPr>
                <w:rFonts w:ascii="Arial" w:hAnsi="Arial" w:cs="Arial"/>
              </w:rPr>
              <w:t>(Automated Process)</w:t>
            </w:r>
          </w:p>
        </w:tc>
        <w:tc>
          <w:tcPr>
            <w:tcW w:w="1512" w:type="dxa"/>
          </w:tcPr>
          <w:p w14:paraId="0C733B7E" w14:textId="2152354F" w:rsidR="0083632E" w:rsidRPr="00D963F6" w:rsidRDefault="0083632E" w:rsidP="00031420">
            <w:pPr>
              <w:rPr>
                <w:rFonts w:ascii="Arial" w:hAnsi="Arial" w:cs="Arial"/>
              </w:rPr>
            </w:pPr>
            <w:r w:rsidRPr="00D963F6">
              <w:rPr>
                <w:rFonts w:ascii="Arial" w:hAnsi="Arial" w:cs="Arial"/>
              </w:rPr>
              <w:t>Assoc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5859EA36" w:rsidR="00A52584" w:rsidRPr="00D963F6" w:rsidRDefault="00A52584" w:rsidP="00031420">
            <w:pPr>
              <w:rPr>
                <w:rFonts w:ascii="Arial" w:hAnsi="Arial" w:cs="Arial"/>
              </w:rPr>
            </w:pPr>
            <w:r w:rsidRPr="00D963F6">
              <w:rPr>
                <w:rFonts w:ascii="Arial" w:hAnsi="Arial" w:cs="Arial"/>
              </w:rPr>
              <w:t>A</w:t>
            </w:r>
            <w:r w:rsidR="00B47530">
              <w:rPr>
                <w:rFonts w:ascii="Arial" w:hAnsi="Arial" w:cs="Arial"/>
              </w:rPr>
              <w:t>11</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r w:rsidRPr="00D963F6">
              <w:rPr>
                <w:rFonts w:ascii="Arial" w:hAnsi="Arial" w:cs="Arial"/>
              </w:rPr>
              <w:t>Assoc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3F18D41A"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008D2140">
              <w:rPr>
                <w:rFonts w:ascii="Arial" w:hAnsi="Arial" w:cs="Arial"/>
                <w:b/>
              </w:rPr>
              <w:t xml:space="preserve"> until moving them to unmapped</w:t>
            </w:r>
            <w:r w:rsidRPr="00443381">
              <w:rPr>
                <w:rFonts w:ascii="Arial" w:hAnsi="Arial" w:cs="Arial"/>
                <w:b/>
              </w:rPr>
              <w:t>!</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 xml:space="preserve">Instructor reviews continuous improvement plan from the previous </w:t>
            </w:r>
            <w:r w:rsidRPr="00D963F6">
              <w:rPr>
                <w:rFonts w:ascii="Arial" w:hAnsi="Arial" w:cs="Arial"/>
              </w:rPr>
              <w:lastRenderedPageBreak/>
              <w:t>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lastRenderedPageBreak/>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 xml:space="preserve">Curriculum Committee Recommendations Report (Previous Year), </w:t>
            </w:r>
            <w:r w:rsidRPr="00D963F6">
              <w:rPr>
                <w:rFonts w:ascii="Arial" w:hAnsi="Arial" w:cs="Arial"/>
              </w:rPr>
              <w:lastRenderedPageBreak/>
              <w:t>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lastRenderedPageBreak/>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0C7AF795"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11</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r w:rsidRPr="00D963F6">
              <w:rPr>
                <w:rFonts w:ascii="Arial" w:hAnsi="Arial" w:cs="Arial"/>
              </w:rPr>
              <w:t>Assoc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6478BA10"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4</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r w:rsidRPr="00D963F6">
              <w:rPr>
                <w:rFonts w:ascii="Arial" w:hAnsi="Arial" w:cs="Arial"/>
              </w:rPr>
              <w:t>Assoc Dean</w:t>
            </w:r>
            <w:del w:id="21" w:author="Andrew Aran" w:date="2018-10-15T11:54:00Z">
              <w:r w:rsidRPr="00D963F6" w:rsidDel="00443621">
                <w:rPr>
                  <w:rFonts w:ascii="Arial" w:hAnsi="Arial" w:cs="Arial"/>
                </w:rPr>
                <w:delText>?</w:delText>
              </w:r>
            </w:del>
          </w:p>
        </w:tc>
      </w:tr>
      <w:tr w:rsidR="0065248E" w:rsidRPr="00D963F6" w14:paraId="66FCDD89" w14:textId="77777777" w:rsidTr="0065248E">
        <w:tc>
          <w:tcPr>
            <w:tcW w:w="1391" w:type="dxa"/>
          </w:tcPr>
          <w:p w14:paraId="0AA22C29" w14:textId="2ECC0136" w:rsidR="0065248E" w:rsidRPr="00D963F6" w:rsidRDefault="00443621" w:rsidP="00031420">
            <w:pPr>
              <w:rPr>
                <w:rFonts w:ascii="Arial" w:hAnsi="Arial" w:cs="Arial"/>
              </w:rPr>
            </w:pPr>
            <w:ins w:id="22" w:author="Andrew Aran" w:date="2018-10-15T11:56:00Z">
              <w:r>
                <w:rPr>
                  <w:rFonts w:ascii="Arial" w:hAnsi="Arial" w:cs="Arial"/>
                </w:rPr>
                <w:t>Ad-Hoc</w:t>
              </w:r>
            </w:ins>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0686D4BA"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9</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159D5BAC" w:rsidR="0065248E" w:rsidRPr="00D963F6" w:rsidRDefault="00443621" w:rsidP="00031420">
            <w:pPr>
              <w:rPr>
                <w:rFonts w:ascii="Arial" w:hAnsi="Arial" w:cs="Arial"/>
              </w:rPr>
            </w:pPr>
            <w:ins w:id="23" w:author="Andrew Aran" w:date="2018-10-15T11:56:00Z">
              <w:r>
                <w:rPr>
                  <w:rFonts w:ascii="Arial" w:hAnsi="Arial" w:cs="Arial"/>
                </w:rPr>
                <w:t>Ad-Hoc</w:t>
              </w:r>
            </w:ins>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D9BA009" w:rsidR="0065248E" w:rsidRPr="00D963F6" w:rsidRDefault="0065248E" w:rsidP="00031420">
            <w:pPr>
              <w:rPr>
                <w:rFonts w:ascii="Arial" w:hAnsi="Arial" w:cs="Arial"/>
              </w:rPr>
            </w:pPr>
            <w:r w:rsidRPr="00D963F6">
              <w:rPr>
                <w:rFonts w:ascii="Arial" w:hAnsi="Arial" w:cs="Arial"/>
              </w:rPr>
              <w:t>A</w:t>
            </w:r>
            <w:r w:rsidR="00C24ACB">
              <w:rPr>
                <w:rFonts w:ascii="Arial" w:hAnsi="Arial" w:cs="Arial"/>
              </w:rPr>
              <w:t>5</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BC71D25" w:rsidR="0065248E" w:rsidRPr="00D963F6" w:rsidRDefault="00443621" w:rsidP="00031420">
            <w:pPr>
              <w:rPr>
                <w:rFonts w:ascii="Arial" w:hAnsi="Arial" w:cs="Arial"/>
              </w:rPr>
            </w:pPr>
            <w:ins w:id="24" w:author="Andrew Aran" w:date="2018-10-15T11:56:00Z">
              <w:r>
                <w:rPr>
                  <w:rFonts w:ascii="Arial" w:hAnsi="Arial" w:cs="Arial"/>
                </w:rPr>
                <w:t>Ad-Hoc</w:t>
              </w:r>
            </w:ins>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r w:rsidR="00443621" w:rsidRPr="00D963F6" w14:paraId="4451B161" w14:textId="77777777" w:rsidTr="0065248E">
        <w:trPr>
          <w:ins w:id="25" w:author="Andrew Aran" w:date="2018-10-15T11:56:00Z"/>
        </w:trPr>
        <w:tc>
          <w:tcPr>
            <w:tcW w:w="1391" w:type="dxa"/>
          </w:tcPr>
          <w:p w14:paraId="561A5F29" w14:textId="1A05B716" w:rsidR="00443621" w:rsidRDefault="00443621" w:rsidP="00031420">
            <w:pPr>
              <w:rPr>
                <w:ins w:id="26" w:author="Andrew Aran" w:date="2018-10-15T11:56:00Z"/>
                <w:rFonts w:ascii="Arial" w:hAnsi="Arial" w:cs="Arial"/>
              </w:rPr>
            </w:pPr>
            <w:ins w:id="27" w:author="Andrew Aran" w:date="2018-10-15T11:56:00Z">
              <w:r>
                <w:rPr>
                  <w:rFonts w:ascii="Arial" w:hAnsi="Arial" w:cs="Arial"/>
                </w:rPr>
                <w:t>Every 3 Years</w:t>
              </w:r>
            </w:ins>
          </w:p>
        </w:tc>
        <w:tc>
          <w:tcPr>
            <w:tcW w:w="3069" w:type="dxa"/>
          </w:tcPr>
          <w:p w14:paraId="4CC19165" w14:textId="53F464F2" w:rsidR="00443621" w:rsidRPr="00D963F6" w:rsidRDefault="00443621" w:rsidP="00031420">
            <w:pPr>
              <w:rPr>
                <w:ins w:id="28" w:author="Andrew Aran" w:date="2018-10-15T11:56:00Z"/>
                <w:rFonts w:ascii="Arial" w:hAnsi="Arial" w:cs="Arial"/>
              </w:rPr>
            </w:pPr>
            <w:ins w:id="29" w:author="Andrew Aran" w:date="2018-10-15T11:56:00Z">
              <w:r>
                <w:rPr>
                  <w:rFonts w:ascii="Arial" w:hAnsi="Arial" w:cs="Arial"/>
                </w:rPr>
                <w:t>Vena Contract Renewal</w:t>
              </w:r>
            </w:ins>
          </w:p>
        </w:tc>
        <w:tc>
          <w:tcPr>
            <w:tcW w:w="1083" w:type="dxa"/>
          </w:tcPr>
          <w:p w14:paraId="38F39FF1" w14:textId="6F113319" w:rsidR="00443621" w:rsidRPr="00D963F6" w:rsidRDefault="00443621" w:rsidP="00031420">
            <w:pPr>
              <w:rPr>
                <w:ins w:id="30" w:author="Andrew Aran" w:date="2018-10-15T11:56:00Z"/>
                <w:rFonts w:ascii="Arial" w:hAnsi="Arial" w:cs="Arial"/>
              </w:rPr>
            </w:pPr>
            <w:ins w:id="31" w:author="Andrew Aran" w:date="2018-10-15T11:58:00Z">
              <w:r>
                <w:rPr>
                  <w:rFonts w:ascii="Arial" w:hAnsi="Arial" w:cs="Arial"/>
                </w:rPr>
                <w:t>A16</w:t>
              </w:r>
            </w:ins>
          </w:p>
        </w:tc>
        <w:tc>
          <w:tcPr>
            <w:tcW w:w="3038" w:type="dxa"/>
          </w:tcPr>
          <w:p w14:paraId="754BA8A1" w14:textId="77777777" w:rsidR="00443621" w:rsidRPr="00D963F6" w:rsidRDefault="00443621" w:rsidP="00031420">
            <w:pPr>
              <w:rPr>
                <w:ins w:id="32" w:author="Andrew Aran" w:date="2018-10-15T11:56:00Z"/>
                <w:rFonts w:ascii="Arial" w:hAnsi="Arial" w:cs="Arial"/>
              </w:rPr>
            </w:pPr>
          </w:p>
        </w:tc>
        <w:tc>
          <w:tcPr>
            <w:tcW w:w="1512" w:type="dxa"/>
          </w:tcPr>
          <w:p w14:paraId="72911EA6" w14:textId="75BBE8C1" w:rsidR="00443621" w:rsidRPr="00D963F6" w:rsidRDefault="00443621" w:rsidP="00031420">
            <w:pPr>
              <w:rPr>
                <w:ins w:id="33" w:author="Andrew Aran" w:date="2018-10-15T11:56:00Z"/>
                <w:rFonts w:ascii="Arial" w:hAnsi="Arial" w:cs="Arial"/>
              </w:rPr>
            </w:pPr>
            <w:ins w:id="34" w:author="Andrew Aran" w:date="2018-10-15T11:58:00Z">
              <w:r>
                <w:rPr>
                  <w:rFonts w:ascii="Arial" w:hAnsi="Arial" w:cs="Arial"/>
                </w:rPr>
                <w:t>Assoc Dean</w:t>
              </w:r>
            </w:ins>
          </w:p>
        </w:tc>
      </w:tr>
      <w:tr w:rsidR="001A1845" w:rsidRPr="00D963F6" w14:paraId="53F608A0" w14:textId="77777777" w:rsidTr="0065248E">
        <w:trPr>
          <w:ins w:id="35" w:author="Andrew Aran" w:date="2018-10-15T12:04:00Z"/>
        </w:trPr>
        <w:tc>
          <w:tcPr>
            <w:tcW w:w="1391" w:type="dxa"/>
          </w:tcPr>
          <w:p w14:paraId="22E452E6" w14:textId="261B1608" w:rsidR="001A1845" w:rsidRDefault="001A1845" w:rsidP="00031420">
            <w:pPr>
              <w:rPr>
                <w:ins w:id="36" w:author="Andrew Aran" w:date="2018-10-15T12:04:00Z"/>
                <w:rFonts w:ascii="Arial" w:hAnsi="Arial" w:cs="Arial"/>
              </w:rPr>
            </w:pPr>
            <w:ins w:id="37" w:author="Andrew Aran" w:date="2018-10-15T12:04:00Z">
              <w:r>
                <w:rPr>
                  <w:rFonts w:ascii="Arial" w:hAnsi="Arial" w:cs="Arial"/>
                </w:rPr>
                <w:t>2-3 Times a year</w:t>
              </w:r>
            </w:ins>
          </w:p>
        </w:tc>
        <w:tc>
          <w:tcPr>
            <w:tcW w:w="3069" w:type="dxa"/>
          </w:tcPr>
          <w:p w14:paraId="2C4CFFAC" w14:textId="69A26256" w:rsidR="001A1845" w:rsidRDefault="001A1845" w:rsidP="00031420">
            <w:pPr>
              <w:rPr>
                <w:ins w:id="38" w:author="Andrew Aran" w:date="2018-10-15T12:04:00Z"/>
                <w:rFonts w:ascii="Arial" w:hAnsi="Arial" w:cs="Arial"/>
              </w:rPr>
            </w:pPr>
            <w:ins w:id="39" w:author="Andrew Aran" w:date="2018-10-15T12:04:00Z">
              <w:r>
                <w:rPr>
                  <w:rFonts w:ascii="Arial" w:hAnsi="Arial" w:cs="Arial"/>
                </w:rPr>
                <w:t>Backup and Restore Process</w:t>
              </w:r>
            </w:ins>
          </w:p>
        </w:tc>
        <w:tc>
          <w:tcPr>
            <w:tcW w:w="1083" w:type="dxa"/>
          </w:tcPr>
          <w:p w14:paraId="20F93337" w14:textId="6E17B023" w:rsidR="001A1845" w:rsidRDefault="001A1845" w:rsidP="00031420">
            <w:pPr>
              <w:rPr>
                <w:ins w:id="40" w:author="Andrew Aran" w:date="2018-10-15T12:04:00Z"/>
                <w:rFonts w:ascii="Arial" w:hAnsi="Arial" w:cs="Arial"/>
              </w:rPr>
            </w:pPr>
            <w:ins w:id="41" w:author="Andrew Aran" w:date="2018-10-15T12:04:00Z">
              <w:r>
                <w:rPr>
                  <w:rFonts w:ascii="Arial" w:hAnsi="Arial" w:cs="Arial"/>
                </w:rPr>
                <w:t>A17</w:t>
              </w:r>
            </w:ins>
          </w:p>
        </w:tc>
        <w:tc>
          <w:tcPr>
            <w:tcW w:w="3038" w:type="dxa"/>
          </w:tcPr>
          <w:p w14:paraId="132E94A2" w14:textId="77777777" w:rsidR="001A1845" w:rsidRPr="00D963F6" w:rsidRDefault="001A1845" w:rsidP="00031420">
            <w:pPr>
              <w:rPr>
                <w:ins w:id="42" w:author="Andrew Aran" w:date="2018-10-15T12:04:00Z"/>
                <w:rFonts w:ascii="Arial" w:hAnsi="Arial" w:cs="Arial"/>
              </w:rPr>
            </w:pPr>
          </w:p>
        </w:tc>
        <w:tc>
          <w:tcPr>
            <w:tcW w:w="1512" w:type="dxa"/>
          </w:tcPr>
          <w:p w14:paraId="7D08C18C" w14:textId="5AB220E2" w:rsidR="001A1845" w:rsidRDefault="001A1845" w:rsidP="00031420">
            <w:pPr>
              <w:rPr>
                <w:ins w:id="43" w:author="Andrew Aran" w:date="2018-10-15T12:04:00Z"/>
                <w:rFonts w:ascii="Arial" w:hAnsi="Arial" w:cs="Arial"/>
              </w:rPr>
            </w:pPr>
            <w:ins w:id="44" w:author="Andrew Aran" w:date="2018-10-15T12:05:00Z">
              <w:r>
                <w:rPr>
                  <w:rFonts w:ascii="Arial" w:hAnsi="Arial" w:cs="Arial"/>
                </w:rPr>
                <w:t>Vena</w:t>
              </w:r>
            </w:ins>
          </w:p>
        </w:tc>
      </w:tr>
    </w:tbl>
    <w:p w14:paraId="52A74A66" w14:textId="77777777" w:rsidR="007D2E78" w:rsidRDefault="007D2E78" w:rsidP="00386E08">
      <w:bookmarkStart w:id="45" w:name="_Toc340895643"/>
      <w:bookmarkStart w:id="46" w:name="_Toc341427885"/>
      <w:bookmarkStart w:id="47" w:name="_Toc469652170"/>
    </w:p>
    <w:p w14:paraId="2FCCD737" w14:textId="29998D55" w:rsidR="008D2140" w:rsidRPr="00386E08" w:rsidRDefault="008D2140" w:rsidP="00386E08">
      <w:r w:rsidRPr="00386E08">
        <w:rPr>
          <w:rFonts w:ascii="Arial" w:hAnsi="Arial" w:cs="Arial"/>
        </w:rPr>
        <w:t xml:space="preserve">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w:t>
      </w:r>
      <w:r w:rsidRPr="00386E08">
        <w:rPr>
          <w:rFonts w:ascii="Arial" w:hAnsi="Arial" w:cs="Arial"/>
        </w:rPr>
        <w:lastRenderedPageBreak/>
        <w:t>database.</w:t>
      </w:r>
      <w:bookmarkEnd w:id="45"/>
      <w:bookmarkEnd w:id="46"/>
      <w:r w:rsidRPr="00386E08">
        <w:rPr>
          <w:rFonts w:ascii="Arial" w:hAnsi="Arial" w:cs="Arial"/>
        </w:rPr>
        <w:t xml:space="preserve">  Courses that are no longer offered should be moved to unmapped, as described in the Departmental Guide.</w:t>
      </w:r>
      <w:bookmarkEnd w:id="47"/>
    </w:p>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48" w:name="_Toc461520322"/>
      <w:bookmarkStart w:id="49" w:name="_Toc513107976"/>
      <w:r w:rsidRPr="00D963F6">
        <w:rPr>
          <w:sz w:val="24"/>
          <w:szCs w:val="24"/>
        </w:rPr>
        <w:t>Add User</w:t>
      </w:r>
      <w:bookmarkEnd w:id="48"/>
      <w:bookmarkEnd w:id="49"/>
    </w:p>
    <w:p w14:paraId="6A8EA689" w14:textId="77777777" w:rsidR="00AA75CF" w:rsidRPr="00D963F6" w:rsidRDefault="00AA75CF" w:rsidP="00AA75CF">
      <w:pPr>
        <w:rPr>
          <w:rFonts w:ascii="Arial" w:hAnsi="Arial" w:cs="Arial"/>
        </w:rPr>
      </w:pPr>
    </w:p>
    <w:p w14:paraId="37ED2494" w14:textId="24188D35"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0302D" w:rsidRPr="00E015A2">
          <w:rPr>
            <w:rStyle w:val="Hyperlink"/>
            <w:rFonts w:ascii="Arial" w:hAnsi="Arial" w:cs="Arial"/>
          </w:rPr>
          <w:t>https://ca3.vena.io/administrator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620B13CF" w14:textId="5CEDE18D" w:rsidR="007D2E78" w:rsidRPr="00D963F6" w:rsidRDefault="007D2E78" w:rsidP="00031420">
      <w:pPr>
        <w:pStyle w:val="ListParagraph"/>
        <w:ind w:left="792"/>
        <w:rPr>
          <w:rFonts w:ascii="Arial" w:hAnsi="Arial" w:cs="Arial"/>
        </w:rPr>
      </w:pPr>
      <w:r>
        <w:rPr>
          <w:noProof/>
          <w:lang w:val="en-CA" w:eastAsia="en-CA"/>
        </w:rPr>
        <w:drawing>
          <wp:inline distT="0" distB="0" distL="0" distR="0" wp14:anchorId="2F381B6C" wp14:editId="359A9F34">
            <wp:extent cx="3117215" cy="112899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6033" cy="1135807"/>
                    </a:xfrm>
                    <a:prstGeom prst="rect">
                      <a:avLst/>
                    </a:prstGeom>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38B545B6" w:rsidR="007543F0" w:rsidRDefault="00AE6F70" w:rsidP="00031420">
      <w:pPr>
        <w:pStyle w:val="ListParagraph"/>
        <w:ind w:left="792"/>
        <w:rPr>
          <w:rFonts w:ascii="Arial" w:hAnsi="Arial" w:cs="Arial"/>
        </w:rPr>
      </w:pPr>
      <w:r>
        <w:rPr>
          <w:noProof/>
          <w:lang w:val="en-CA" w:eastAsia="en-CA"/>
        </w:rPr>
        <w:drawing>
          <wp:inline distT="0" distB="0" distL="0" distR="0" wp14:anchorId="3F2BC2B5" wp14:editId="53A6714A">
            <wp:extent cx="4367174" cy="29394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568" cy="2943748"/>
                    </a:xfrm>
                    <a:prstGeom prst="rect">
                      <a:avLst/>
                    </a:prstGeom>
                  </pic:spPr>
                </pic:pic>
              </a:graphicData>
            </a:graphic>
          </wp:inline>
        </w:drawing>
      </w:r>
    </w:p>
    <w:p w14:paraId="1E410918" w14:textId="77777777" w:rsidR="007543F0" w:rsidRDefault="007543F0">
      <w:pPr>
        <w:rPr>
          <w:rFonts w:ascii="Arial" w:hAnsi="Arial" w:cs="Arial"/>
        </w:rPr>
      </w:pPr>
      <w:r>
        <w:rPr>
          <w:rFonts w:ascii="Arial" w:hAnsi="Arial" w:cs="Arial"/>
        </w:rPr>
        <w:br w:type="page"/>
      </w:r>
    </w:p>
    <w:p w14:paraId="3200AFA8" w14:textId="59223341" w:rsidR="00AE6F70" w:rsidRDefault="000D6EC1">
      <w:pPr>
        <w:pStyle w:val="ListParagraph"/>
        <w:numPr>
          <w:ilvl w:val="1"/>
          <w:numId w:val="1"/>
        </w:numPr>
        <w:rPr>
          <w:rFonts w:ascii="Arial" w:hAnsi="Arial" w:cs="Arial"/>
        </w:rPr>
      </w:pPr>
      <w:r w:rsidRPr="00AE6F70">
        <w:rPr>
          <w:rFonts w:ascii="Arial" w:hAnsi="Arial" w:cs="Arial"/>
        </w:rPr>
        <w:lastRenderedPageBreak/>
        <w:t>For department representatives in the modeler role, g</w:t>
      </w:r>
      <w:r w:rsidR="00575692" w:rsidRPr="00AE6F70">
        <w:rPr>
          <w:rFonts w:ascii="Arial" w:hAnsi="Arial" w:cs="Arial"/>
        </w:rPr>
        <w:t>ive the</w:t>
      </w:r>
      <w:r w:rsidRPr="00AE6F70">
        <w:rPr>
          <w:rFonts w:ascii="Arial" w:hAnsi="Arial" w:cs="Arial"/>
        </w:rPr>
        <w:t xml:space="preserve">m </w:t>
      </w:r>
      <w:r w:rsidR="00575692" w:rsidRPr="00AE6F70">
        <w:rPr>
          <w:rFonts w:ascii="Arial" w:hAnsi="Arial" w:cs="Arial"/>
        </w:rPr>
        <w:t>the appropriate permissions</w:t>
      </w:r>
      <w:r w:rsidRPr="00AE6F70">
        <w:rPr>
          <w:rFonts w:ascii="Arial" w:hAnsi="Arial" w:cs="Arial"/>
        </w:rPr>
        <w:t>:</w:t>
      </w:r>
      <w:r w:rsidR="00575692" w:rsidRPr="00AE6F70">
        <w:rPr>
          <w:rFonts w:ascii="Arial" w:hAnsi="Arial" w:cs="Arial"/>
        </w:rPr>
        <w:br/>
      </w:r>
      <w:r w:rsidR="00AE6F70" w:rsidRPr="00AE6F70">
        <w:rPr>
          <w:rFonts w:ascii="Arial" w:hAnsi="Arial" w:cs="Arial"/>
        </w:rPr>
        <w:t xml:space="preserve">Click Admin </w:t>
      </w:r>
      <w:r w:rsidR="00AE6F70" w:rsidRPr="00AE6F70">
        <w:rPr>
          <w:rFonts w:ascii="Arial" w:hAnsi="Arial" w:cs="Arial"/>
        </w:rPr>
        <w:sym w:font="Wingdings" w:char="F0E0"/>
      </w:r>
      <w:r w:rsidR="00AE6F70" w:rsidRPr="00AE6F70">
        <w:rPr>
          <w:rFonts w:ascii="Arial" w:hAnsi="Arial" w:cs="Arial"/>
        </w:rPr>
        <w:t xml:space="preserve"> Click Permissions </w:t>
      </w:r>
      <w:r w:rsidR="00AE6F70" w:rsidRPr="00AE6F70">
        <w:rPr>
          <w:rFonts w:ascii="Arial" w:hAnsi="Arial" w:cs="Arial"/>
        </w:rPr>
        <w:sym w:font="Wingdings" w:char="F0E0"/>
      </w:r>
      <w:r w:rsidR="00AE6F70" w:rsidRPr="00AE6F70">
        <w:rPr>
          <w:rFonts w:ascii="Arial" w:hAnsi="Arial" w:cs="Arial"/>
        </w:rPr>
        <w:t xml:space="preserve"> Click on</w:t>
      </w:r>
      <w:r w:rsidR="007543F0">
        <w:rPr>
          <w:rFonts w:ascii="Arial" w:hAnsi="Arial" w:cs="Arial"/>
        </w:rPr>
        <w:t xml:space="preserve"> </w:t>
      </w:r>
      <w:r w:rsidR="00AE6F70" w:rsidRPr="00AE6F70">
        <w:rPr>
          <w:rFonts w:ascii="Arial" w:hAnsi="Arial" w:cs="Arial"/>
        </w:rPr>
        <w:t xml:space="preserve"> Modelers </w:t>
      </w:r>
      <w:r w:rsidR="00AE6F70" w:rsidRPr="00AE6F70">
        <w:rPr>
          <w:rFonts w:ascii="Arial" w:hAnsi="Arial" w:cs="Arial"/>
        </w:rPr>
        <w:sym w:font="Wingdings" w:char="F0E0"/>
      </w:r>
      <w:r w:rsidR="00AE6F70" w:rsidRPr="00AE6F70">
        <w:rPr>
          <w:rFonts w:ascii="Arial" w:hAnsi="Arial" w:cs="Arial"/>
        </w:rPr>
        <w:t xml:space="preserve"> Click on Manage </w:t>
      </w:r>
      <w:r w:rsidR="00AE6F70" w:rsidRPr="00AE6F70">
        <w:rPr>
          <w:rFonts w:ascii="Arial" w:hAnsi="Arial" w:cs="Arial"/>
        </w:rPr>
        <w:sym w:font="Wingdings" w:char="F0E0"/>
      </w:r>
      <w:r w:rsidR="00AE6F70" w:rsidRPr="00AE6F70">
        <w:rPr>
          <w:rFonts w:ascii="Arial" w:hAnsi="Arial" w:cs="Arial"/>
        </w:rPr>
        <w:t xml:space="preserve"> Search for user name and add it</w:t>
      </w:r>
    </w:p>
    <w:p w14:paraId="7D7D7351" w14:textId="0A975B23" w:rsidR="000601A1" w:rsidRPr="00AE6F70" w:rsidRDefault="000601A1" w:rsidP="00386E08">
      <w:pPr>
        <w:pStyle w:val="ListParagraph"/>
        <w:ind w:left="792"/>
        <w:rPr>
          <w:rFonts w:ascii="Arial" w:hAnsi="Arial" w:cs="Arial"/>
        </w:rPr>
      </w:pPr>
      <w:r>
        <w:rPr>
          <w:noProof/>
          <w:lang w:val="en-CA" w:eastAsia="en-CA"/>
        </w:rPr>
        <w:drawing>
          <wp:inline distT="0" distB="0" distL="0" distR="0" wp14:anchorId="601F7F8E" wp14:editId="10580223">
            <wp:extent cx="5274018" cy="296156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475" cy="2966313"/>
                    </a:xfrm>
                    <a:prstGeom prst="rect">
                      <a:avLst/>
                    </a:prstGeom>
                  </pic:spPr>
                </pic:pic>
              </a:graphicData>
            </a:graphic>
          </wp:inline>
        </w:drawing>
      </w:r>
    </w:p>
    <w:p w14:paraId="6F717C4E" w14:textId="029E6AF9" w:rsidR="00AE6F70" w:rsidRDefault="00D25670" w:rsidP="00D25670">
      <w:pPr>
        <w:pStyle w:val="ListParagraph"/>
        <w:numPr>
          <w:ilvl w:val="1"/>
          <w:numId w:val="1"/>
        </w:numPr>
        <w:rPr>
          <w:rFonts w:ascii="Arial" w:hAnsi="Arial" w:cs="Arial"/>
        </w:rPr>
      </w:pPr>
      <w:r>
        <w:rPr>
          <w:rFonts w:ascii="Arial" w:hAnsi="Arial" w:cs="Arial"/>
        </w:rPr>
        <w:t xml:space="preserve">For </w:t>
      </w:r>
      <w:r w:rsidR="00AE6F70">
        <w:rPr>
          <w:rFonts w:ascii="Arial" w:hAnsi="Arial" w:cs="Arial"/>
        </w:rPr>
        <w:t>S</w:t>
      </w:r>
      <w:r>
        <w:rPr>
          <w:rFonts w:ascii="Arial" w:hAnsi="Arial" w:cs="Arial"/>
        </w:rPr>
        <w:t>uperusers, give them the appropriate permissions:</w:t>
      </w:r>
      <w:r w:rsidRPr="00D25670">
        <w:rPr>
          <w:rFonts w:ascii="Arial" w:hAnsi="Arial" w:cs="Arial"/>
        </w:rPr>
        <w:t xml:space="preserve"> </w:t>
      </w:r>
    </w:p>
    <w:p w14:paraId="63C422B1" w14:textId="169939BB" w:rsidR="00D25670" w:rsidRPr="00D25670" w:rsidRDefault="00D25670" w:rsidP="00386E08">
      <w:pPr>
        <w:pStyle w:val="ListParagraph"/>
        <w:ind w:left="792"/>
        <w:rPr>
          <w:rFonts w:ascii="Arial" w:hAnsi="Arial" w:cs="Arial"/>
        </w:rPr>
      </w:pPr>
      <w:r w:rsidRPr="00575692">
        <w:rPr>
          <w:rFonts w:ascii="Arial" w:hAnsi="Arial" w:cs="Arial"/>
        </w:rPr>
        <w:t xml:space="preserve">Click Admin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Permission </w:t>
      </w:r>
      <w:r>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on </w:t>
      </w:r>
      <w:r>
        <w:rPr>
          <w:rFonts w:ascii="Arial" w:hAnsi="Arial" w:cs="Arial"/>
        </w:rPr>
        <w:t>Superusers</w:t>
      </w:r>
      <w:r w:rsidRPr="00575692">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Click on Manage</w:t>
      </w:r>
      <w:r>
        <w:rPr>
          <w:rFonts w:ascii="Arial" w:hAnsi="Arial" w:cs="Arial"/>
        </w:rPr>
        <w:t xml:space="preserve"> </w:t>
      </w:r>
      <w:r w:rsidRPr="00575692">
        <w:rPr>
          <w:rFonts w:ascii="Arial" w:hAnsi="Arial" w:cs="Arial"/>
        </w:rPr>
        <w:sym w:font="Wingdings" w:char="F0E0"/>
      </w:r>
      <w:r w:rsidR="00AE6F70">
        <w:rPr>
          <w:rFonts w:ascii="Arial" w:hAnsi="Arial" w:cs="Arial"/>
        </w:rPr>
        <w:t xml:space="preserve"> </w:t>
      </w:r>
      <w:r>
        <w:rPr>
          <w:rFonts w:ascii="Arial" w:hAnsi="Arial" w:cs="Arial"/>
        </w:rPr>
        <w:t xml:space="preserve">Search for </w:t>
      </w:r>
      <w:r w:rsidRPr="00575692">
        <w:rPr>
          <w:rFonts w:ascii="Arial" w:hAnsi="Arial" w:cs="Arial"/>
        </w:rPr>
        <w:t>user name and add it</w:t>
      </w:r>
    </w:p>
    <w:p w14:paraId="5251F529" w14:textId="2B7EA550" w:rsidR="000601A1" w:rsidRPr="00D963F6" w:rsidRDefault="000601A1" w:rsidP="00575692">
      <w:pPr>
        <w:pStyle w:val="ListParagraph"/>
        <w:ind w:left="792"/>
        <w:rPr>
          <w:rFonts w:ascii="Arial" w:hAnsi="Arial" w:cs="Arial"/>
        </w:rPr>
      </w:pPr>
      <w:r>
        <w:rPr>
          <w:noProof/>
          <w:lang w:val="en-CA" w:eastAsia="en-CA"/>
        </w:rPr>
        <w:drawing>
          <wp:inline distT="0" distB="0" distL="0" distR="0" wp14:anchorId="23E4D339" wp14:editId="283E59A9">
            <wp:extent cx="5431809" cy="304320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94" cy="3047399"/>
                    </a:xfrm>
                    <a:prstGeom prst="rect">
                      <a:avLst/>
                    </a:prstGeom>
                  </pic:spPr>
                </pic:pic>
              </a:graphicData>
            </a:graphic>
          </wp:inline>
        </w:drawing>
      </w:r>
    </w:p>
    <w:p w14:paraId="7D97B659" w14:textId="77777777" w:rsidR="00AA75CF" w:rsidRPr="00D963F6" w:rsidRDefault="00AA75CF" w:rsidP="00386E08">
      <w:pPr>
        <w:pStyle w:val="ListParagraph"/>
        <w:ind w:left="792"/>
      </w:pPr>
      <w:bookmarkStart w:id="50" w:name="_Toc461520323"/>
    </w:p>
    <w:p w14:paraId="03F99EB4" w14:textId="77777777" w:rsidR="007543F0" w:rsidRDefault="007543F0">
      <w:pPr>
        <w:rPr>
          <w:rFonts w:ascii="Arial" w:hAnsi="Arial" w:cs="Arial"/>
          <w:b/>
          <w:bCs/>
          <w:kern w:val="32"/>
        </w:rPr>
      </w:pPr>
      <w:r>
        <w:br w:type="page"/>
      </w:r>
    </w:p>
    <w:p w14:paraId="47DE7F0A" w14:textId="5A85DC59" w:rsidR="00843902" w:rsidRPr="00D963F6" w:rsidRDefault="00843902" w:rsidP="00031420">
      <w:pPr>
        <w:pStyle w:val="Heading1"/>
        <w:numPr>
          <w:ilvl w:val="0"/>
          <w:numId w:val="1"/>
        </w:numPr>
        <w:spacing w:before="0" w:after="0"/>
        <w:rPr>
          <w:sz w:val="24"/>
          <w:szCs w:val="24"/>
        </w:rPr>
      </w:pPr>
      <w:bookmarkStart w:id="51" w:name="_Toc513107977"/>
      <w:r w:rsidRPr="00D963F6">
        <w:rPr>
          <w:sz w:val="24"/>
          <w:szCs w:val="24"/>
        </w:rPr>
        <w:lastRenderedPageBreak/>
        <w:t>Assign User to Process</w:t>
      </w:r>
      <w:bookmarkEnd w:id="50"/>
      <w:bookmarkEnd w:id="51"/>
    </w:p>
    <w:p w14:paraId="403B79B4" w14:textId="77777777" w:rsidR="00AA75CF" w:rsidRPr="00D963F6" w:rsidRDefault="00AA75CF" w:rsidP="00AA75CF">
      <w:pPr>
        <w:rPr>
          <w:rFonts w:ascii="Arial" w:hAnsi="Arial" w:cs="Arial"/>
        </w:rPr>
      </w:pPr>
    </w:p>
    <w:p w14:paraId="1A9C443C" w14:textId="4DCDFCAE" w:rsidR="0020788C" w:rsidRDefault="0020788C" w:rsidP="00031420">
      <w:pPr>
        <w:pStyle w:val="ListParagraph"/>
        <w:numPr>
          <w:ilvl w:val="1"/>
          <w:numId w:val="1"/>
        </w:numPr>
        <w:rPr>
          <w:rFonts w:ascii="Arial" w:hAnsi="Arial" w:cs="Arial"/>
        </w:rPr>
      </w:pPr>
      <w:r>
        <w:rPr>
          <w:rFonts w:ascii="Arial" w:hAnsi="Arial" w:cs="Arial"/>
        </w:rPr>
        <w:t xml:space="preserve">After login to Vena </w:t>
      </w:r>
      <w:r w:rsidRPr="0020788C">
        <w:rPr>
          <w:rFonts w:ascii="Arial" w:hAnsi="Arial" w:cs="Arial"/>
        </w:rPr>
        <w:sym w:font="Wingdings" w:char="F0E0"/>
      </w:r>
      <w:r>
        <w:rPr>
          <w:rFonts w:ascii="Arial" w:hAnsi="Arial" w:cs="Arial"/>
        </w:rPr>
        <w:t xml:space="preserve"> Under “Manager” </w:t>
      </w:r>
      <w:r w:rsidRPr="0020788C">
        <w:rPr>
          <w:rFonts w:ascii="Arial" w:hAnsi="Arial" w:cs="Arial"/>
        </w:rPr>
        <w:sym w:font="Wingdings" w:char="F0E0"/>
      </w:r>
      <w:r w:rsidR="007543F0">
        <w:rPr>
          <w:rFonts w:ascii="Arial" w:hAnsi="Arial" w:cs="Arial"/>
        </w:rPr>
        <w:t xml:space="preserve"> Click “Process</w:t>
      </w:r>
      <w:r>
        <w:rPr>
          <w:rFonts w:ascii="Arial" w:hAnsi="Arial" w:cs="Arial"/>
        </w:rPr>
        <w:t xml:space="preserve">” </w:t>
      </w:r>
      <w:r w:rsidRPr="0020788C">
        <w:rPr>
          <w:rFonts w:ascii="Arial" w:hAnsi="Arial" w:cs="Arial"/>
        </w:rPr>
        <w:sym w:font="Wingdings" w:char="F0E0"/>
      </w:r>
      <w:r>
        <w:rPr>
          <w:rFonts w:ascii="Arial" w:hAnsi="Arial" w:cs="Arial"/>
        </w:rPr>
        <w:t xml:space="preserve">Click Accreditation 2.0 </w:t>
      </w:r>
      <w:r w:rsidRPr="0020788C">
        <w:rPr>
          <w:rFonts w:ascii="Arial" w:hAnsi="Arial" w:cs="Arial"/>
        </w:rPr>
        <w:sym w:font="Wingdings" w:char="F0E0"/>
      </w:r>
      <w:r>
        <w:rPr>
          <w:rFonts w:ascii="Arial" w:hAnsi="Arial" w:cs="Arial"/>
        </w:rPr>
        <w:t xml:space="preserve"> Click “Open”</w:t>
      </w:r>
    </w:p>
    <w:p w14:paraId="31EC58A2" w14:textId="2FBAE183" w:rsidR="006C0E6E" w:rsidRDefault="006C0E6E" w:rsidP="00386E08">
      <w:pPr>
        <w:ind w:left="720"/>
        <w:rPr>
          <w:rFonts w:ascii="Arial" w:hAnsi="Arial" w:cs="Arial"/>
        </w:rPr>
      </w:pPr>
      <w:r>
        <w:rPr>
          <w:noProof/>
          <w:lang w:val="en-CA" w:eastAsia="en-CA"/>
        </w:rPr>
        <w:drawing>
          <wp:inline distT="0" distB="0" distL="0" distR="0" wp14:anchorId="52085363" wp14:editId="4F05783A">
            <wp:extent cx="4715301" cy="2624649"/>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9681" cy="2627087"/>
                    </a:xfrm>
                    <a:prstGeom prst="rect">
                      <a:avLst/>
                    </a:prstGeom>
                  </pic:spPr>
                </pic:pic>
              </a:graphicData>
            </a:graphic>
          </wp:inline>
        </w:drawing>
      </w:r>
    </w:p>
    <w:p w14:paraId="1D8CA7F4" w14:textId="77777777" w:rsidR="006C0E6E" w:rsidRDefault="006C0E6E" w:rsidP="00386E08">
      <w:pPr>
        <w:pStyle w:val="ListParagraph"/>
        <w:ind w:left="792"/>
        <w:rPr>
          <w:rFonts w:ascii="Arial" w:hAnsi="Arial" w:cs="Arial"/>
        </w:rPr>
      </w:pPr>
    </w:p>
    <w:p w14:paraId="5C678026" w14:textId="657F8288" w:rsidR="0020788C" w:rsidRPr="00386E08" w:rsidRDefault="006C0E6E">
      <w:pPr>
        <w:pStyle w:val="ListParagraph"/>
        <w:numPr>
          <w:ilvl w:val="1"/>
          <w:numId w:val="1"/>
        </w:numPr>
        <w:rPr>
          <w:rFonts w:ascii="Arial" w:hAnsi="Arial" w:cs="Arial"/>
        </w:rPr>
      </w:pPr>
      <w:r w:rsidRPr="00E41D0F">
        <w:rPr>
          <w:rFonts w:ascii="Arial" w:hAnsi="Arial" w:cs="Arial"/>
        </w:rPr>
        <w:t xml:space="preserve">Under “Manager” </w:t>
      </w:r>
      <w:r w:rsidRPr="006C0E6E">
        <w:rPr>
          <w:rFonts w:ascii="Arial" w:hAnsi="Arial" w:cs="Arial"/>
        </w:rPr>
        <w:sym w:font="Wingdings" w:char="F0E0"/>
      </w:r>
      <w:r w:rsidRPr="00E41D0F">
        <w:rPr>
          <w:rFonts w:ascii="Arial" w:hAnsi="Arial" w:cs="Arial"/>
        </w:rPr>
        <w:t xml:space="preserve"> Click “Designer – Accreditation 2.0” </w:t>
      </w:r>
      <w:r w:rsidRPr="006C0E6E">
        <w:rPr>
          <w:rFonts w:ascii="Arial" w:hAnsi="Arial" w:cs="Arial"/>
        </w:rPr>
        <w:sym w:font="Wingdings" w:char="F0E0"/>
      </w:r>
      <w:r w:rsidRPr="00E41D0F">
        <w:rPr>
          <w:rFonts w:ascii="Arial" w:hAnsi="Arial" w:cs="Arial"/>
        </w:rPr>
        <w:t xml:space="preserve"> Double-click on the task or activities you want to assign users to</w:t>
      </w:r>
    </w:p>
    <w:p w14:paraId="0A4FFB38" w14:textId="75CF7395" w:rsidR="003D5100" w:rsidRDefault="00E41D0F" w:rsidP="00386E08">
      <w:pPr>
        <w:ind w:left="792"/>
        <w:rPr>
          <w:rFonts w:ascii="Arial" w:hAnsi="Arial" w:cs="Arial"/>
        </w:rPr>
      </w:pPr>
      <w:r>
        <w:rPr>
          <w:noProof/>
          <w:lang w:val="en-CA" w:eastAsia="en-CA"/>
        </w:rPr>
        <w:drawing>
          <wp:inline distT="0" distB="0" distL="0" distR="0" wp14:anchorId="51618F8F" wp14:editId="31AA2E8A">
            <wp:extent cx="4981433" cy="26141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115" cy="2616120"/>
                    </a:xfrm>
                    <a:prstGeom prst="rect">
                      <a:avLst/>
                    </a:prstGeom>
                  </pic:spPr>
                </pic:pic>
              </a:graphicData>
            </a:graphic>
          </wp:inline>
        </w:drawing>
      </w:r>
    </w:p>
    <w:p w14:paraId="78334133" w14:textId="77777777" w:rsidR="00E41D0F" w:rsidRPr="00D963F6" w:rsidRDefault="00E41D0F" w:rsidP="00386E08">
      <w:pPr>
        <w:ind w:left="792"/>
        <w:rPr>
          <w:rFonts w:ascii="Arial" w:hAnsi="Arial" w:cs="Arial"/>
        </w:rPr>
      </w:pPr>
    </w:p>
    <w:p w14:paraId="53E65842" w14:textId="05E9244B" w:rsidR="00F623FA" w:rsidRPr="00F623FA" w:rsidRDefault="003D5100" w:rsidP="00386E08">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4C5EF57E" w:rsidR="003D5100" w:rsidRDefault="003D5100"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71FCC7D9" w14:textId="77777777" w:rsidR="00E41D0F" w:rsidRPr="00386E08" w:rsidRDefault="00E41D0F" w:rsidP="00386E08">
      <w:pPr>
        <w:rPr>
          <w:rFonts w:ascii="Arial" w:hAnsi="Arial" w:cs="Arial"/>
        </w:rPr>
      </w:pPr>
    </w:p>
    <w:p w14:paraId="1EA64535" w14:textId="2876EFDC" w:rsidR="00E643A5" w:rsidRPr="00D963F6" w:rsidRDefault="00E643A5" w:rsidP="00386E08">
      <w:pPr>
        <w:pStyle w:val="Heading1"/>
        <w:numPr>
          <w:ilvl w:val="0"/>
          <w:numId w:val="1"/>
        </w:numPr>
        <w:spacing w:before="0" w:after="0"/>
        <w:rPr>
          <w:sz w:val="24"/>
          <w:szCs w:val="24"/>
        </w:rPr>
      </w:pPr>
      <w:bookmarkStart w:id="52" w:name="_Toc511805706"/>
      <w:bookmarkStart w:id="53" w:name="_Toc511892682"/>
      <w:bookmarkStart w:id="54" w:name="_Toc466448793"/>
      <w:bookmarkStart w:id="55" w:name="_Toc513107978"/>
      <w:bookmarkStart w:id="56" w:name="_Toc461520324"/>
      <w:bookmarkEnd w:id="52"/>
      <w:bookmarkEnd w:id="53"/>
      <w:r w:rsidRPr="00D963F6">
        <w:rPr>
          <w:sz w:val="24"/>
          <w:szCs w:val="24"/>
        </w:rPr>
        <w:t>Department Input</w:t>
      </w:r>
      <w:bookmarkEnd w:id="54"/>
      <w:bookmarkEnd w:id="55"/>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11E16F17" w14:textId="77777777" w:rsidR="000A79DA" w:rsidRDefault="000A79DA">
      <w:pPr>
        <w:rPr>
          <w:rFonts w:ascii="Arial" w:hAnsi="Arial" w:cs="Arial"/>
        </w:rPr>
      </w:pPr>
      <w:r>
        <w:rPr>
          <w:rFonts w:ascii="Arial" w:hAnsi="Arial" w:cs="Arial"/>
        </w:rPr>
        <w:br w:type="page"/>
      </w:r>
    </w:p>
    <w:p w14:paraId="36D54C05" w14:textId="4EFB1856"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Enter the current academic year in the format (yyyy-yyyy) and current year default in the format (yyyy-yyyy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lang w:val="en-CA" w:eastAsia="en-CA"/>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598E04D9" w14:textId="292A75F4" w:rsidR="00E643A5" w:rsidRPr="00D963F6" w:rsidRDefault="00E643A5" w:rsidP="00386E08">
      <w:pPr>
        <w:pStyle w:val="ListParagraph"/>
        <w:ind w:left="1440"/>
      </w:pPr>
      <w:r w:rsidRPr="00D963F6">
        <w:rPr>
          <w:rFonts w:ascii="Arial" w:hAnsi="Arial" w:cs="Arial"/>
          <w:noProof/>
          <w:lang w:val="en-CA" w:eastAsia="en-CA"/>
        </w:rPr>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041954E7" w14:textId="285527C3" w:rsidR="00D33F75" w:rsidRDefault="00D33F75" w:rsidP="00386E08">
      <w:pPr>
        <w:pStyle w:val="Heading1"/>
        <w:numPr>
          <w:ilvl w:val="0"/>
          <w:numId w:val="1"/>
        </w:numPr>
        <w:spacing w:before="0" w:after="0"/>
        <w:rPr>
          <w:sz w:val="24"/>
          <w:szCs w:val="24"/>
        </w:rPr>
      </w:pPr>
      <w:bookmarkStart w:id="57" w:name="_Toc511805708"/>
      <w:bookmarkStart w:id="58" w:name="_Toc511892684"/>
      <w:bookmarkStart w:id="59" w:name="_Toc513107979"/>
      <w:bookmarkEnd w:id="57"/>
      <w:bookmarkEnd w:id="58"/>
      <w:r w:rsidRPr="00D963F6">
        <w:rPr>
          <w:sz w:val="24"/>
          <w:szCs w:val="24"/>
        </w:rPr>
        <w:t>Faculty Recommendations</w:t>
      </w:r>
      <w:bookmarkEnd w:id="59"/>
    </w:p>
    <w:p w14:paraId="65E3331D" w14:textId="77777777" w:rsidR="000A79DA" w:rsidRPr="00386E08" w:rsidRDefault="000A79DA" w:rsidP="00386E08"/>
    <w:p w14:paraId="4737EB8A" w14:textId="73DF6850" w:rsidR="00D33F75" w:rsidRPr="00D963F6" w:rsidRDefault="00D33F75" w:rsidP="00386E08">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lang w:val="en-CA" w:eastAsia="en-CA"/>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7">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23CB4F3C" w14:textId="77777777" w:rsidR="000A79DA" w:rsidRDefault="000A79DA">
      <w:pPr>
        <w:rPr>
          <w:rFonts w:ascii="Arial" w:hAnsi="Arial" w:cs="Arial"/>
        </w:rPr>
      </w:pPr>
      <w:r>
        <w:rPr>
          <w:rFonts w:ascii="Arial" w:hAnsi="Arial" w:cs="Arial"/>
        </w:rPr>
        <w:br w:type="page"/>
      </w:r>
    </w:p>
    <w:p w14:paraId="0F111DD7" w14:textId="4CE5B7DC" w:rsidR="00D33F75" w:rsidRPr="00D963F6" w:rsidRDefault="006E6AA1" w:rsidP="00386E08">
      <w:pPr>
        <w:pStyle w:val="ListParagraph"/>
        <w:numPr>
          <w:ilvl w:val="1"/>
          <w:numId w:val="1"/>
        </w:numPr>
        <w:rPr>
          <w:rFonts w:ascii="Arial" w:hAnsi="Arial" w:cs="Arial"/>
        </w:rPr>
      </w:pPr>
      <w:r w:rsidRPr="00D963F6">
        <w:rPr>
          <w:rFonts w:ascii="Arial" w:hAnsi="Arial" w:cs="Arial"/>
        </w:rPr>
        <w:lastRenderedPageBreak/>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lang w:val="en-CA" w:eastAsia="en-CA"/>
        </w:rPr>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8">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386E08">
      <w:pPr>
        <w:pStyle w:val="ListParagraph"/>
        <w:numPr>
          <w:ilvl w:val="1"/>
          <w:numId w:val="1"/>
        </w:numPr>
        <w:rPr>
          <w:rFonts w:ascii="Arial" w:hAnsi="Arial" w:cs="Arial"/>
        </w:rPr>
      </w:pPr>
      <w:r w:rsidRPr="00D963F6">
        <w:rPr>
          <w:rFonts w:ascii="Arial" w:hAnsi="Arial" w:cs="Arial"/>
        </w:rPr>
        <w:t>Enter the faculty recommendations</w:t>
      </w:r>
    </w:p>
    <w:p w14:paraId="7591D756" w14:textId="5CFBD91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9029B3B" wp14:editId="4131924A">
            <wp:extent cx="4872437" cy="3079630"/>
            <wp:effectExtent l="0" t="0" r="444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529" cy="3082216"/>
                    </a:xfrm>
                    <a:prstGeom prst="rect">
                      <a:avLst/>
                    </a:prstGeom>
                  </pic:spPr>
                </pic:pic>
              </a:graphicData>
            </a:graphic>
          </wp:inline>
        </w:drawing>
      </w:r>
    </w:p>
    <w:p w14:paraId="7184B736" w14:textId="77777777" w:rsidR="000A79DA" w:rsidRDefault="000A79DA">
      <w:pPr>
        <w:rPr>
          <w:rFonts w:ascii="Arial" w:hAnsi="Arial" w:cs="Arial"/>
        </w:rPr>
      </w:pPr>
      <w:r>
        <w:rPr>
          <w:rFonts w:ascii="Arial" w:hAnsi="Arial" w:cs="Arial"/>
        </w:rPr>
        <w:br w:type="page"/>
      </w:r>
    </w:p>
    <w:p w14:paraId="11EC98C8" w14:textId="356B5410" w:rsidR="00DF2571" w:rsidRPr="00D963F6" w:rsidRDefault="00DF2571" w:rsidP="00386E08">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088C19EE" w14:textId="77777777" w:rsidR="00C06263" w:rsidRDefault="00C06263" w:rsidP="00DF2571">
      <w:pPr>
        <w:pStyle w:val="ListParagraph"/>
        <w:ind w:left="792"/>
        <w:rPr>
          <w:rFonts w:ascii="Arial" w:hAnsi="Arial" w:cs="Arial"/>
        </w:rPr>
      </w:pPr>
    </w:p>
    <w:p w14:paraId="3548FE58" w14:textId="77777777" w:rsidR="00C06263" w:rsidRDefault="00C06263" w:rsidP="00386E08">
      <w:pPr>
        <w:pStyle w:val="ListParagraph"/>
        <w:numPr>
          <w:ilvl w:val="1"/>
          <w:numId w:val="19"/>
        </w:numPr>
        <w:rPr>
          <w:rFonts w:ascii="Arial" w:hAnsi="Arial" w:cs="Arial"/>
        </w:rPr>
      </w:pPr>
      <w:r>
        <w:rPr>
          <w:rFonts w:ascii="Arial" w:hAnsi="Arial" w:cs="Arial"/>
        </w:rPr>
        <w:t xml:space="preserve">To attach a file to your recommendations, </w:t>
      </w:r>
    </w:p>
    <w:p w14:paraId="74C29D96" w14:textId="0DD55A19" w:rsidR="00C06263" w:rsidRDefault="00C06263" w:rsidP="00386E08">
      <w:pPr>
        <w:pStyle w:val="ListParagraph"/>
        <w:numPr>
          <w:ilvl w:val="2"/>
          <w:numId w:val="19"/>
        </w:numPr>
        <w:rPr>
          <w:rFonts w:ascii="Arial" w:hAnsi="Arial" w:cs="Arial"/>
        </w:rPr>
      </w:pPr>
      <w:r>
        <w:rPr>
          <w:rFonts w:ascii="Arial" w:hAnsi="Arial" w:cs="Arial"/>
        </w:rPr>
        <w:t>Click the “Vena” Tab</w:t>
      </w:r>
    </w:p>
    <w:p w14:paraId="7BECA86B" w14:textId="77777777" w:rsidR="00C06263" w:rsidRDefault="00C06263" w:rsidP="00386E08">
      <w:pPr>
        <w:pStyle w:val="ListParagraph"/>
        <w:numPr>
          <w:ilvl w:val="2"/>
          <w:numId w:val="19"/>
        </w:numPr>
        <w:rPr>
          <w:rFonts w:ascii="Arial" w:hAnsi="Arial" w:cs="Arial"/>
        </w:rPr>
      </w:pPr>
      <w:r>
        <w:rPr>
          <w:rFonts w:ascii="Arial" w:hAnsi="Arial" w:cs="Arial"/>
        </w:rPr>
        <w:t xml:space="preserve">Click the empty section below the “Faculty Recommendations for 2016-2017” </w:t>
      </w:r>
    </w:p>
    <w:p w14:paraId="35C33899" w14:textId="77777777" w:rsidR="00C06263" w:rsidRDefault="00C06263" w:rsidP="00386E08">
      <w:pPr>
        <w:pStyle w:val="ListParagraph"/>
        <w:numPr>
          <w:ilvl w:val="2"/>
          <w:numId w:val="19"/>
        </w:numPr>
        <w:rPr>
          <w:rFonts w:ascii="Arial" w:hAnsi="Arial" w:cs="Arial"/>
        </w:rPr>
      </w:pPr>
      <w:r>
        <w:rPr>
          <w:rFonts w:ascii="Arial" w:hAnsi="Arial" w:cs="Arial"/>
        </w:rPr>
        <w:t xml:space="preserve">Click “Comments” </w:t>
      </w:r>
    </w:p>
    <w:p w14:paraId="121F5B25" w14:textId="577A4E00" w:rsidR="002C1AAB" w:rsidRDefault="00C06263" w:rsidP="00386E08">
      <w:pPr>
        <w:pStyle w:val="ListParagraph"/>
        <w:numPr>
          <w:ilvl w:val="2"/>
          <w:numId w:val="19"/>
        </w:numPr>
        <w:rPr>
          <w:rFonts w:ascii="Arial" w:hAnsi="Arial" w:cs="Arial"/>
        </w:rPr>
      </w:pPr>
      <w:r>
        <w:rPr>
          <w:rFonts w:ascii="Arial" w:hAnsi="Arial" w:cs="Arial"/>
        </w:rPr>
        <w:t xml:space="preserve">In the “Comments” section, click “Details” Tab </w:t>
      </w:r>
    </w:p>
    <w:p w14:paraId="0A0F365D" w14:textId="4EE85BF2" w:rsidR="002C1AAB" w:rsidRDefault="002C1AAB" w:rsidP="00386E08">
      <w:pPr>
        <w:pStyle w:val="ListParagraph"/>
        <w:numPr>
          <w:ilvl w:val="2"/>
          <w:numId w:val="19"/>
        </w:numPr>
        <w:rPr>
          <w:rFonts w:ascii="Arial" w:hAnsi="Arial" w:cs="Arial"/>
        </w:rPr>
      </w:pPr>
      <w:r>
        <w:rPr>
          <w:rFonts w:ascii="Arial" w:hAnsi="Arial" w:cs="Arial"/>
        </w:rPr>
        <w:t>Click the “Add Comment” button</w:t>
      </w:r>
    </w:p>
    <w:p w14:paraId="431C3525" w14:textId="18F6D605" w:rsidR="002C1AAB" w:rsidRPr="00386E08" w:rsidRDefault="002C1AAB" w:rsidP="00386E08">
      <w:pPr>
        <w:ind w:left="2880"/>
        <w:rPr>
          <w:rFonts w:ascii="Arial" w:hAnsi="Arial" w:cs="Arial"/>
        </w:rPr>
      </w:pPr>
      <w:r>
        <w:rPr>
          <w:noProof/>
          <w:lang w:val="en-CA" w:eastAsia="en-CA"/>
        </w:rPr>
        <w:drawing>
          <wp:inline distT="0" distB="0" distL="0" distR="0" wp14:anchorId="507D315E" wp14:editId="6E9D463F">
            <wp:extent cx="609479" cy="607162"/>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263" cy="613920"/>
                    </a:xfrm>
                    <a:prstGeom prst="rect">
                      <a:avLst/>
                    </a:prstGeom>
                  </pic:spPr>
                </pic:pic>
              </a:graphicData>
            </a:graphic>
          </wp:inline>
        </w:drawing>
      </w:r>
    </w:p>
    <w:p w14:paraId="653F72C0" w14:textId="4D0C7ACE" w:rsidR="00C06263" w:rsidRDefault="00C06263" w:rsidP="00386E08">
      <w:pPr>
        <w:pStyle w:val="ListParagraph"/>
        <w:numPr>
          <w:ilvl w:val="2"/>
          <w:numId w:val="19"/>
        </w:numPr>
        <w:rPr>
          <w:rFonts w:ascii="Arial" w:hAnsi="Arial" w:cs="Arial"/>
        </w:rPr>
      </w:pPr>
      <w:r>
        <w:rPr>
          <w:rFonts w:ascii="Arial" w:hAnsi="Arial" w:cs="Arial"/>
        </w:rPr>
        <w:t>Click the paper clip and attach your file</w:t>
      </w:r>
    </w:p>
    <w:p w14:paraId="72D00175" w14:textId="623F9AD4" w:rsidR="00C06263" w:rsidRDefault="00C06263" w:rsidP="00386E08">
      <w:pPr>
        <w:pStyle w:val="ListParagraph"/>
        <w:numPr>
          <w:ilvl w:val="2"/>
          <w:numId w:val="19"/>
        </w:numPr>
        <w:rPr>
          <w:rFonts w:ascii="Arial" w:hAnsi="Arial" w:cs="Arial"/>
        </w:rPr>
      </w:pPr>
      <w:r>
        <w:rPr>
          <w:rFonts w:ascii="Arial" w:hAnsi="Arial" w:cs="Arial"/>
        </w:rPr>
        <w:t>Click “Upload” when asked to upload the file as a comment</w:t>
      </w:r>
    </w:p>
    <w:p w14:paraId="35BE435F" w14:textId="77777777" w:rsidR="00C06263" w:rsidRDefault="00C06263" w:rsidP="00DF2571">
      <w:pPr>
        <w:pStyle w:val="ListParagraph"/>
        <w:ind w:left="792"/>
        <w:rPr>
          <w:rFonts w:ascii="Arial" w:hAnsi="Arial" w:cs="Arial"/>
        </w:rPr>
      </w:pPr>
    </w:p>
    <w:p w14:paraId="77B96B24" w14:textId="0CBB3EFF"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066C7CA1" wp14:editId="20A4589B">
            <wp:extent cx="5581893" cy="2882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8229" cy="2885461"/>
                    </a:xfrm>
                    <a:prstGeom prst="rect">
                      <a:avLst/>
                    </a:prstGeom>
                  </pic:spPr>
                </pic:pic>
              </a:graphicData>
            </a:graphic>
          </wp:inline>
        </w:drawing>
      </w:r>
    </w:p>
    <w:p w14:paraId="261C264B" w14:textId="77777777" w:rsidR="000E0458" w:rsidRDefault="000E0458" w:rsidP="00DF2571">
      <w:pPr>
        <w:pStyle w:val="ListParagraph"/>
        <w:ind w:left="792"/>
        <w:rPr>
          <w:rFonts w:ascii="Arial" w:hAnsi="Arial" w:cs="Arial"/>
        </w:rPr>
      </w:pPr>
    </w:p>
    <w:p w14:paraId="42E5B218" w14:textId="77777777" w:rsidR="000E0458" w:rsidRDefault="000E0458">
      <w:pPr>
        <w:rPr>
          <w:rFonts w:ascii="Arial" w:hAnsi="Arial" w:cs="Arial"/>
        </w:rPr>
      </w:pPr>
      <w:r>
        <w:rPr>
          <w:rFonts w:ascii="Arial" w:hAnsi="Arial" w:cs="Arial"/>
        </w:rPr>
        <w:br w:type="page"/>
      </w:r>
    </w:p>
    <w:p w14:paraId="1F50299C" w14:textId="6AE0C8A5" w:rsidR="00DF2571" w:rsidRDefault="000E0458" w:rsidP="00DF2571">
      <w:pPr>
        <w:pStyle w:val="ListParagraph"/>
        <w:ind w:left="792"/>
        <w:rPr>
          <w:rFonts w:ascii="Arial" w:hAnsi="Arial" w:cs="Arial"/>
        </w:rPr>
      </w:pPr>
      <w:r>
        <w:rPr>
          <w:rFonts w:ascii="Arial" w:hAnsi="Arial" w:cs="Arial"/>
        </w:rPr>
        <w:lastRenderedPageBreak/>
        <w:t xml:space="preserve">Note: </w:t>
      </w:r>
      <w:r w:rsidR="00DF2571" w:rsidRPr="00D963F6">
        <w:rPr>
          <w:rFonts w:ascii="Arial" w:hAnsi="Arial" w:cs="Arial"/>
        </w:rPr>
        <w:t xml:space="preserve">When attaching a file as a comment, please write text in the associated field to let future readers know that additional information is available as a comment.  Something </w:t>
      </w:r>
      <w:r>
        <w:rPr>
          <w:rFonts w:ascii="Arial" w:hAnsi="Arial" w:cs="Arial"/>
        </w:rPr>
        <w:t>similar to</w:t>
      </w:r>
      <w:r w:rsidRPr="00D963F6">
        <w:rPr>
          <w:rFonts w:ascii="Arial" w:hAnsi="Arial" w:cs="Arial"/>
        </w:rPr>
        <w:t xml:space="preserve"> </w:t>
      </w:r>
      <w:r w:rsidR="00DF2571" w:rsidRPr="00D963F6">
        <w:rPr>
          <w:rFonts w:ascii="Arial" w:hAnsi="Arial" w:cs="Arial"/>
        </w:rPr>
        <w:t>the following would be fine: “For additional information, please see report attached to this cell”.</w:t>
      </w:r>
    </w:p>
    <w:p w14:paraId="3AB1D988" w14:textId="77777777" w:rsidR="000E0458" w:rsidRPr="00D963F6" w:rsidRDefault="000E0458" w:rsidP="00DF2571">
      <w:pPr>
        <w:pStyle w:val="ListParagraph"/>
        <w:ind w:left="792"/>
        <w:rPr>
          <w:rFonts w:ascii="Arial" w:hAnsi="Arial" w:cs="Arial"/>
        </w:rPr>
      </w:pPr>
    </w:p>
    <w:p w14:paraId="307B15B3" w14:textId="4C7E3F74" w:rsidR="00DF2571" w:rsidRPr="00D963F6" w:rsidRDefault="000E0458" w:rsidP="00DF2571">
      <w:pPr>
        <w:pStyle w:val="ListParagraph"/>
        <w:ind w:left="792"/>
        <w:rPr>
          <w:rFonts w:ascii="Arial" w:hAnsi="Arial" w:cs="Arial"/>
        </w:rPr>
      </w:pPr>
      <w:r>
        <w:rPr>
          <w:noProof/>
          <w:lang w:val="en-CA" w:eastAsia="en-CA"/>
        </w:rPr>
        <w:drawing>
          <wp:inline distT="0" distB="0" distL="0" distR="0" wp14:anchorId="10F54F71" wp14:editId="498B3AFB">
            <wp:extent cx="3705367" cy="2279038"/>
            <wp:effectExtent l="0" t="0" r="952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6750" cy="2286040"/>
                    </a:xfrm>
                    <a:prstGeom prst="rect">
                      <a:avLst/>
                    </a:prstGeom>
                  </pic:spPr>
                </pic:pic>
              </a:graphicData>
            </a:graphic>
          </wp:inline>
        </w:drawing>
      </w:r>
    </w:p>
    <w:p w14:paraId="3DCD6CAB" w14:textId="77777777" w:rsidR="00793D2A" w:rsidRPr="00D963F6" w:rsidRDefault="00793D2A" w:rsidP="00386E08">
      <w:pPr>
        <w:pStyle w:val="ListParagraph"/>
        <w:numPr>
          <w:ilvl w:val="1"/>
          <w:numId w:val="1"/>
        </w:numPr>
        <w:rPr>
          <w:rFonts w:ascii="Arial" w:hAnsi="Arial" w:cs="Arial"/>
        </w:rPr>
      </w:pPr>
      <w:r w:rsidRPr="00D963F6">
        <w:rPr>
          <w:rFonts w:ascii="Arial" w:hAnsi="Arial" w:cs="Arial"/>
        </w:rPr>
        <w:t>Click “Save Data” under “Vena” Tab and “Check in” the file</w:t>
      </w:r>
      <w:bookmarkStart w:id="60" w:name="_Toc460260904"/>
    </w:p>
    <w:bookmarkEnd w:id="60"/>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0113CF1" w14:textId="619D7D8C" w:rsidR="0019567B" w:rsidRPr="00D963F6" w:rsidRDefault="00E302C5" w:rsidP="00386E08">
      <w:pPr>
        <w:pStyle w:val="Heading1"/>
        <w:numPr>
          <w:ilvl w:val="0"/>
          <w:numId w:val="1"/>
        </w:numPr>
        <w:spacing w:before="0" w:after="0"/>
        <w:rPr>
          <w:sz w:val="24"/>
          <w:szCs w:val="24"/>
        </w:rPr>
      </w:pPr>
      <w:bookmarkStart w:id="61" w:name="_Toc511892687"/>
      <w:bookmarkStart w:id="62" w:name="_Toc461520325"/>
      <w:bookmarkStart w:id="63" w:name="_Toc513107980"/>
      <w:bookmarkEnd w:id="56"/>
      <w:bookmarkEnd w:id="61"/>
      <w:r w:rsidRPr="00D963F6">
        <w:rPr>
          <w:sz w:val="24"/>
          <w:szCs w:val="24"/>
        </w:rPr>
        <w:t>Historical Program Measurement Archive</w:t>
      </w:r>
      <w:bookmarkEnd w:id="62"/>
      <w:bookmarkEnd w:id="63"/>
    </w:p>
    <w:p w14:paraId="73BB9E01" w14:textId="77777777" w:rsidR="00AA75CF" w:rsidRPr="00D963F6" w:rsidRDefault="00AA75CF" w:rsidP="00AA75CF">
      <w:pPr>
        <w:rPr>
          <w:rFonts w:ascii="Arial" w:hAnsi="Arial" w:cs="Arial"/>
        </w:rPr>
      </w:pPr>
    </w:p>
    <w:p w14:paraId="55B79083" w14:textId="3AF11982" w:rsidR="00D02873" w:rsidRPr="00D963F6" w:rsidRDefault="00114998" w:rsidP="00386E08">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386E08">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68BE044B" w:rsidR="00F8118B" w:rsidRDefault="00F8118B" w:rsidP="00386E08">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r w:rsidR="00DB4771">
        <w:rPr>
          <w:rFonts w:ascii="Arial" w:hAnsi="Arial" w:cs="Arial"/>
        </w:rPr>
        <w:t xml:space="preserve">  It may be necessary to do a forced check-in first, since not all instructors will remember to check in their templates.  The enabled submit button will look like the following picture:</w:t>
      </w:r>
    </w:p>
    <w:p w14:paraId="42D10BC9" w14:textId="51A3413C" w:rsidR="00DB4771" w:rsidRPr="00D963F6" w:rsidRDefault="00DB4771" w:rsidP="00DB4771">
      <w:pPr>
        <w:pStyle w:val="ListParagraph"/>
        <w:ind w:left="792"/>
        <w:rPr>
          <w:rFonts w:ascii="Arial" w:hAnsi="Arial" w:cs="Arial"/>
        </w:rPr>
      </w:pPr>
      <w:r>
        <w:rPr>
          <w:rFonts w:ascii="Arial" w:hAnsi="Arial" w:cs="Arial"/>
          <w:noProof/>
          <w:lang w:val="en-CA" w:eastAsia="en-CA"/>
        </w:rPr>
        <w:lastRenderedPageBreak/>
        <w:drawing>
          <wp:inline distT="0" distB="0" distL="0" distR="0" wp14:anchorId="7F0A8351" wp14:editId="515CC98A">
            <wp:extent cx="4509135" cy="3611644"/>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mitButton.tif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3188" cy="3614890"/>
                    </a:xfrm>
                    <a:prstGeom prst="rect">
                      <a:avLst/>
                    </a:prstGeom>
                  </pic:spPr>
                </pic:pic>
              </a:graphicData>
            </a:graphic>
          </wp:inline>
        </w:drawing>
      </w:r>
    </w:p>
    <w:p w14:paraId="5AF3C8DE" w14:textId="77777777" w:rsidR="000A79DA" w:rsidRDefault="000A79DA">
      <w:pPr>
        <w:rPr>
          <w:rFonts w:ascii="Arial" w:hAnsi="Arial" w:cs="Arial"/>
        </w:rPr>
      </w:pPr>
      <w:r>
        <w:rPr>
          <w:rFonts w:ascii="Arial" w:hAnsi="Arial" w:cs="Arial"/>
        </w:rPr>
        <w:br w:type="page"/>
      </w:r>
    </w:p>
    <w:p w14:paraId="3F6BDA8C" w14:textId="1F0D43EE" w:rsidR="00D02873" w:rsidRPr="00D963F6" w:rsidRDefault="00D02873" w:rsidP="00386E08">
      <w:pPr>
        <w:pStyle w:val="ListParagraph"/>
        <w:numPr>
          <w:ilvl w:val="1"/>
          <w:numId w:val="1"/>
        </w:numPr>
        <w:rPr>
          <w:rFonts w:ascii="Arial" w:hAnsi="Arial" w:cs="Arial"/>
        </w:rPr>
      </w:pPr>
      <w:r w:rsidRPr="00D963F6">
        <w:rPr>
          <w:rFonts w:ascii="Arial" w:hAnsi="Arial" w:cs="Arial"/>
        </w:rPr>
        <w:lastRenderedPageBreak/>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lang w:val="en-CA" w:eastAsia="en-CA"/>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5E81D46" w:rsidR="00D02873" w:rsidRDefault="00D02873" w:rsidP="00386E08">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3C5287">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16FEDFC0" w14:textId="52C5EF33" w:rsidR="000A79DA" w:rsidRPr="00D963F6" w:rsidRDefault="000A79DA" w:rsidP="00386E08">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Pr>
          <w:rFonts w:ascii="Arial" w:hAnsi="Arial" w:cs="Arial"/>
        </w:rPr>
        <w:t xml:space="preserve">select the </w:t>
      </w:r>
      <w:r w:rsidRPr="00D963F6">
        <w:rPr>
          <w:rFonts w:ascii="Arial" w:hAnsi="Arial" w:cs="Arial"/>
        </w:rPr>
        <w:t>“Acade</w:t>
      </w:r>
      <w:r>
        <w:rPr>
          <w:rFonts w:ascii="Arial" w:hAnsi="Arial" w:cs="Arial"/>
        </w:rPr>
        <w:t>micYearTemplate.csv” from step 4</w:t>
      </w:r>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Click “Import”</w:t>
      </w:r>
    </w:p>
    <w:p w14:paraId="3458C667" w14:textId="64B7F758" w:rsidR="003C5287" w:rsidRPr="00D963F6" w:rsidRDefault="003C5287" w:rsidP="00031420">
      <w:pPr>
        <w:pStyle w:val="ListParagraph"/>
        <w:ind w:left="792"/>
        <w:rPr>
          <w:rFonts w:ascii="Arial" w:hAnsi="Arial" w:cs="Arial"/>
        </w:rPr>
      </w:pPr>
      <w:r>
        <w:rPr>
          <w:noProof/>
          <w:lang w:val="en-CA" w:eastAsia="en-CA"/>
        </w:rPr>
        <w:drawing>
          <wp:inline distT="0" distB="0" distL="0" distR="0" wp14:anchorId="511BEF4E" wp14:editId="4C4DA053">
            <wp:extent cx="5325465" cy="276457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8362" cy="2771271"/>
                    </a:xfrm>
                    <a:prstGeom prst="rect">
                      <a:avLst/>
                    </a:prstGeom>
                  </pic:spPr>
                </pic:pic>
              </a:graphicData>
            </a:graphic>
          </wp:inline>
        </w:drawing>
      </w:r>
    </w:p>
    <w:p w14:paraId="7741B8D7" w14:textId="6861AE73" w:rsidR="00D02873" w:rsidRPr="00D963F6" w:rsidRDefault="00D02873" w:rsidP="00386E08">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lang w:val="en-CA" w:eastAsia="en-CA"/>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1C1AC587" w14:textId="77777777" w:rsidR="004A5AD1" w:rsidRDefault="004A5AD1">
      <w:pPr>
        <w:rPr>
          <w:rFonts w:ascii="Arial" w:hAnsi="Arial" w:cs="Arial"/>
          <w:b/>
          <w:bCs/>
          <w:kern w:val="32"/>
        </w:rPr>
      </w:pPr>
      <w:bookmarkStart w:id="64" w:name="_Toc461520326"/>
      <w:r>
        <w:br w:type="page"/>
      </w:r>
    </w:p>
    <w:p w14:paraId="283B417E" w14:textId="6E0EBD1E" w:rsidR="007C0AFF" w:rsidRPr="00D963F6" w:rsidRDefault="007C0AFF" w:rsidP="00386E08">
      <w:pPr>
        <w:pStyle w:val="Heading1"/>
        <w:numPr>
          <w:ilvl w:val="0"/>
          <w:numId w:val="1"/>
        </w:numPr>
        <w:spacing w:before="0" w:after="0"/>
        <w:rPr>
          <w:sz w:val="24"/>
          <w:szCs w:val="24"/>
        </w:rPr>
      </w:pPr>
      <w:bookmarkStart w:id="65" w:name="_Toc513107981"/>
      <w:r w:rsidRPr="00D963F6">
        <w:rPr>
          <w:sz w:val="24"/>
          <w:szCs w:val="24"/>
        </w:rPr>
        <w:lastRenderedPageBreak/>
        <w:t>Historical Program Measurement Report</w:t>
      </w:r>
      <w:bookmarkEnd w:id="64"/>
      <w:bookmarkEnd w:id="65"/>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lang w:val="en-CA" w:eastAsia="en-CA"/>
        </w:rPr>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6515DB83" w14:textId="77777777" w:rsidR="004A5AD1" w:rsidRDefault="004A5AD1">
      <w:pPr>
        <w:rPr>
          <w:rFonts w:ascii="Arial" w:hAnsi="Arial" w:cs="Arial"/>
          <w:b/>
          <w:bCs/>
          <w:kern w:val="32"/>
        </w:rPr>
      </w:pPr>
      <w:r>
        <w:br w:type="page"/>
      </w:r>
    </w:p>
    <w:p w14:paraId="72D64B1D" w14:textId="77777777" w:rsidR="00B47530" w:rsidRPr="00D963F6" w:rsidRDefault="00B47530" w:rsidP="00B47530">
      <w:pPr>
        <w:pStyle w:val="Heading1"/>
        <w:numPr>
          <w:ilvl w:val="0"/>
          <w:numId w:val="1"/>
        </w:numPr>
        <w:spacing w:before="0" w:after="0"/>
        <w:rPr>
          <w:sz w:val="24"/>
          <w:szCs w:val="24"/>
        </w:rPr>
      </w:pPr>
      <w:bookmarkStart w:id="66" w:name="_Toc513107982"/>
      <w:r w:rsidRPr="00D963F6">
        <w:rPr>
          <w:sz w:val="24"/>
          <w:szCs w:val="24"/>
        </w:rPr>
        <w:lastRenderedPageBreak/>
        <w:t>Start New Academic Year</w:t>
      </w:r>
      <w:bookmarkEnd w:id="66"/>
    </w:p>
    <w:p w14:paraId="220C8CCD" w14:textId="77777777" w:rsidR="00B47530" w:rsidRPr="00D963F6" w:rsidRDefault="00B47530" w:rsidP="00B47530">
      <w:pPr>
        <w:rPr>
          <w:rFonts w:ascii="Arial" w:hAnsi="Arial" w:cs="Arial"/>
        </w:rPr>
      </w:pPr>
    </w:p>
    <w:p w14:paraId="5682524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Since the current year’s curriculum mapping, measured as well as rubric information will be used as the starting point for a new academic year. An automated ETL process in Vena is built to accomplish this task.</w:t>
      </w:r>
    </w:p>
    <w:p w14:paraId="609BB51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507F8694"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5D8F5568" wp14:editId="5ECC54D1">
            <wp:extent cx="3609975" cy="144727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475AB754" w14:textId="77777777" w:rsidR="00B47530" w:rsidRPr="00D963F6" w:rsidRDefault="00B47530" w:rsidP="00B47530">
      <w:pPr>
        <w:pStyle w:val="ListParagraph"/>
        <w:ind w:left="792"/>
        <w:rPr>
          <w:rFonts w:ascii="Arial" w:hAnsi="Arial" w:cs="Arial"/>
        </w:rPr>
      </w:pPr>
    </w:p>
    <w:p w14:paraId="7E37EA01" w14:textId="77777777" w:rsidR="00B47530" w:rsidRDefault="00B47530" w:rsidP="00B47530">
      <w:pPr>
        <w:rPr>
          <w:rFonts w:ascii="Arial" w:hAnsi="Arial" w:cs="Arial"/>
        </w:rPr>
      </w:pPr>
      <w:r>
        <w:rPr>
          <w:rFonts w:ascii="Arial" w:hAnsi="Arial" w:cs="Arial"/>
        </w:rPr>
        <w:br w:type="page"/>
      </w:r>
    </w:p>
    <w:p w14:paraId="4219160F"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lastRenderedPageBreak/>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Pr>
          <w:rFonts w:ascii="Arial" w:hAnsi="Arial" w:cs="Arial"/>
        </w:rPr>
        <w:t>Templates</w:t>
      </w:r>
      <w:r w:rsidRPr="00D963F6">
        <w:rPr>
          <w:rFonts w:ascii="Arial" w:hAnsi="Arial" w:cs="Arial"/>
        </w:rPr>
        <w: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lang w:val="en-CA" w:eastAsia="en-CA"/>
        </w:rPr>
        <w:drawing>
          <wp:inline distT="0" distB="0" distL="0" distR="0" wp14:anchorId="5FDEAE31" wp14:editId="7CCD6696">
            <wp:extent cx="22860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47650"/>
                    </a:xfrm>
                    <a:prstGeom prst="rect">
                      <a:avLst/>
                    </a:prstGeom>
                  </pic:spPr>
                </pic:pic>
              </a:graphicData>
            </a:graphic>
          </wp:inline>
        </w:drawing>
      </w:r>
      <w:r w:rsidRPr="00D963F6">
        <w:rPr>
          <w:rFonts w:ascii="Arial" w:hAnsi="Arial" w:cs="Arial"/>
        </w:rPr>
        <w:t>) on “New Academic Year”</w:t>
      </w:r>
    </w:p>
    <w:p w14:paraId="5770144A" w14:textId="77777777" w:rsidR="00B47530" w:rsidRPr="00D963F6" w:rsidRDefault="00B47530" w:rsidP="00B47530">
      <w:pPr>
        <w:pStyle w:val="ListParagraph"/>
        <w:ind w:left="792"/>
        <w:rPr>
          <w:rFonts w:ascii="Arial" w:hAnsi="Arial" w:cs="Arial"/>
        </w:rPr>
      </w:pPr>
      <w:r>
        <w:rPr>
          <w:noProof/>
          <w:lang w:val="en-CA" w:eastAsia="en-CA"/>
        </w:rPr>
        <w:drawing>
          <wp:inline distT="0" distB="0" distL="0" distR="0" wp14:anchorId="6EE5920F" wp14:editId="7821362B">
            <wp:extent cx="4125773" cy="504922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2426" cy="5057366"/>
                    </a:xfrm>
                    <a:prstGeom prst="rect">
                      <a:avLst/>
                    </a:prstGeom>
                  </pic:spPr>
                </pic:pic>
              </a:graphicData>
            </a:graphic>
          </wp:inline>
        </w:drawing>
      </w:r>
    </w:p>
    <w:p w14:paraId="01C748BB" w14:textId="77777777" w:rsidR="00B47530" w:rsidRPr="00D963F6" w:rsidRDefault="00B47530" w:rsidP="00B47530">
      <w:pPr>
        <w:pStyle w:val="ListParagraph"/>
        <w:ind w:left="792"/>
        <w:rPr>
          <w:rFonts w:ascii="Arial" w:hAnsi="Arial" w:cs="Arial"/>
        </w:rPr>
      </w:pPr>
    </w:p>
    <w:p w14:paraId="553DEC59" w14:textId="77777777" w:rsidR="00B47530" w:rsidRDefault="00B47530" w:rsidP="00B47530">
      <w:pPr>
        <w:rPr>
          <w:rFonts w:ascii="Arial" w:hAnsi="Arial" w:cs="Arial"/>
        </w:rPr>
      </w:pPr>
      <w:r>
        <w:rPr>
          <w:rFonts w:ascii="Arial" w:hAnsi="Arial" w:cs="Arial"/>
        </w:rPr>
        <w:br w:type="page"/>
      </w:r>
    </w:p>
    <w:p w14:paraId="43A0F7F0"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lastRenderedPageBreak/>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1154885C" w14:textId="77777777" w:rsidR="00B47530" w:rsidRDefault="00B47530" w:rsidP="00B47530">
      <w:pPr>
        <w:pStyle w:val="ListParagraph"/>
        <w:ind w:left="792"/>
        <w:rPr>
          <w:rFonts w:ascii="Arial" w:hAnsi="Arial" w:cs="Arial"/>
        </w:rPr>
      </w:pPr>
      <w:r>
        <w:rPr>
          <w:noProof/>
          <w:lang w:val="en-CA" w:eastAsia="en-CA"/>
        </w:rPr>
        <w:drawing>
          <wp:inline distT="0" distB="0" distL="0" distR="0" wp14:anchorId="2D27FF0A" wp14:editId="7270005E">
            <wp:extent cx="5034202" cy="43086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6848" cy="4310918"/>
                    </a:xfrm>
                    <a:prstGeom prst="rect">
                      <a:avLst/>
                    </a:prstGeom>
                  </pic:spPr>
                </pic:pic>
              </a:graphicData>
            </a:graphic>
          </wp:inline>
        </w:drawing>
      </w:r>
    </w:p>
    <w:p w14:paraId="72FFE08D" w14:textId="77777777" w:rsidR="00B47530" w:rsidRPr="00D963F6" w:rsidRDefault="00B47530" w:rsidP="00B47530">
      <w:pPr>
        <w:pStyle w:val="ListParagraph"/>
        <w:ind w:left="792"/>
        <w:rPr>
          <w:rFonts w:ascii="Arial" w:hAnsi="Arial" w:cs="Arial"/>
        </w:rPr>
      </w:pPr>
    </w:p>
    <w:p w14:paraId="5D5664BA"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is completed, the status will become “COMPLETED” (it will take about 5-10 minutes to complete the ETL job, you can click the refresh button above the “Status” to refresh)</w:t>
      </w:r>
    </w:p>
    <w:p w14:paraId="566315CD"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4DCAF8E7" wp14:editId="7EBB9F57">
            <wp:extent cx="5457825" cy="115639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32483855" w14:textId="77777777" w:rsidR="00B47530" w:rsidRPr="00D963F6" w:rsidRDefault="00B47530" w:rsidP="00B47530">
      <w:pPr>
        <w:pStyle w:val="ListParagraph"/>
        <w:ind w:left="792"/>
        <w:rPr>
          <w:rFonts w:ascii="Arial" w:hAnsi="Arial" w:cs="Arial"/>
        </w:rPr>
      </w:pPr>
    </w:p>
    <w:p w14:paraId="17A5ED13" w14:textId="77777777" w:rsidR="00B47530" w:rsidRPr="00D963F6" w:rsidRDefault="00B47530" w:rsidP="00B47530">
      <w:pPr>
        <w:pStyle w:val="ListParagraph"/>
        <w:ind w:left="792"/>
        <w:rPr>
          <w:rFonts w:ascii="Arial" w:hAnsi="Arial" w:cs="Arial"/>
        </w:rPr>
      </w:pPr>
      <w:r w:rsidRPr="00D963F6">
        <w:rPr>
          <w:rFonts w:ascii="Arial" w:hAnsi="Arial" w:cs="Arial"/>
          <w:noProof/>
          <w:lang w:val="en-CA" w:eastAsia="en-CA"/>
        </w:rPr>
        <w:lastRenderedPageBreak/>
        <w:drawing>
          <wp:inline distT="0" distB="0" distL="0" distR="0" wp14:anchorId="7EDCBC3F" wp14:editId="752EAF99">
            <wp:extent cx="5581650" cy="145981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53849D5C"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After the ETL is completed, you should see the data appear under the “Year” dimension</w:t>
      </w:r>
    </w:p>
    <w:p w14:paraId="2195B9C0" w14:textId="77777777" w:rsidR="00B47530" w:rsidRDefault="00B47530" w:rsidP="00B47530">
      <w:pPr>
        <w:pStyle w:val="ListParagraph"/>
        <w:ind w:left="792"/>
        <w:rPr>
          <w:rFonts w:ascii="Arial" w:hAnsi="Arial" w:cs="Arial"/>
        </w:rPr>
      </w:pPr>
      <w:r w:rsidRPr="00D963F6">
        <w:rPr>
          <w:rFonts w:ascii="Arial" w:hAnsi="Arial" w:cs="Arial"/>
          <w:noProof/>
          <w:lang w:val="en-CA" w:eastAsia="en-CA"/>
        </w:rPr>
        <w:drawing>
          <wp:inline distT="0" distB="0" distL="0" distR="0" wp14:anchorId="1B138462" wp14:editId="56CA6A8F">
            <wp:extent cx="5905500" cy="15994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0803C0BD" w14:textId="77777777" w:rsidR="00B47530" w:rsidRPr="00D963F6" w:rsidRDefault="00B47530" w:rsidP="00B47530">
      <w:pPr>
        <w:pStyle w:val="ListParagraph"/>
        <w:ind w:left="792"/>
        <w:rPr>
          <w:rFonts w:ascii="Arial" w:hAnsi="Arial" w:cs="Arial"/>
        </w:rPr>
      </w:pPr>
    </w:p>
    <w:p w14:paraId="1305B8CD" w14:textId="77777777" w:rsidR="00B47530" w:rsidRDefault="00B47530" w:rsidP="00B47530">
      <w:pPr>
        <w:rPr>
          <w:rFonts w:ascii="Arial" w:hAnsi="Arial" w:cs="Arial"/>
          <w:b/>
          <w:bCs/>
          <w:kern w:val="32"/>
        </w:rPr>
      </w:pPr>
      <w:r>
        <w:br w:type="page"/>
      </w:r>
    </w:p>
    <w:p w14:paraId="4B4D6A00" w14:textId="0924FB7F" w:rsidR="00BB1A1C" w:rsidRPr="00D963F6" w:rsidRDefault="00BB1A1C" w:rsidP="00386E08">
      <w:pPr>
        <w:pStyle w:val="Heading1"/>
        <w:numPr>
          <w:ilvl w:val="0"/>
          <w:numId w:val="1"/>
        </w:numPr>
        <w:spacing w:before="0" w:after="0"/>
        <w:rPr>
          <w:sz w:val="24"/>
          <w:szCs w:val="24"/>
        </w:rPr>
      </w:pPr>
      <w:bookmarkStart w:id="67" w:name="_Toc513107983"/>
      <w:r w:rsidRPr="00D963F6">
        <w:rPr>
          <w:sz w:val="24"/>
          <w:szCs w:val="24"/>
        </w:rPr>
        <w:lastRenderedPageBreak/>
        <w:t>Updating a Global Variable</w:t>
      </w:r>
      <w:bookmarkEnd w:id="67"/>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6BEB3133" w:rsidR="00BB1A1C" w:rsidRPr="00D963F6" w:rsidRDefault="00BB1A1C" w:rsidP="00031420">
      <w:pPr>
        <w:pStyle w:val="ListParagraph"/>
        <w:ind w:left="792"/>
        <w:rPr>
          <w:rFonts w:ascii="Arial" w:hAnsi="Arial" w:cs="Arial"/>
        </w:rPr>
      </w:pPr>
      <w:r w:rsidRPr="00D963F6">
        <w:rPr>
          <w:rFonts w:ascii="Arial" w:hAnsi="Arial" w:cs="Arial"/>
        </w:rPr>
        <w:t>(Updat</w:t>
      </w:r>
      <w:r w:rsidR="004A5AD1">
        <w:rPr>
          <w:rFonts w:ascii="Arial" w:hAnsi="Arial" w:cs="Arial"/>
        </w:rPr>
        <w:t>ing</w:t>
      </w:r>
      <w:r w:rsidRPr="00D963F6">
        <w:rPr>
          <w:rFonts w:ascii="Arial" w:hAnsi="Arial" w:cs="Arial"/>
        </w:rPr>
        <w:t xml:space="preserve"> the term global variable will help prevent enter</w:t>
      </w:r>
      <w:r w:rsidR="004A5AD1">
        <w:rPr>
          <w:rFonts w:ascii="Arial" w:hAnsi="Arial" w:cs="Arial"/>
        </w:rPr>
        <w:t>ing</w:t>
      </w:r>
      <w:r w:rsidRPr="00D963F6">
        <w:rPr>
          <w:rFonts w:ascii="Arial" w:hAnsi="Arial" w:cs="Arial"/>
        </w:rPr>
        <w:t xml:space="preserve">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7355E6B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362B5E">
        <w:rPr>
          <w:rFonts w:ascii="Arial" w:hAnsi="Arial" w:cs="Arial"/>
        </w:rPr>
        <w:t>, under the folder Data Controls</w:t>
      </w:r>
      <w:r w:rsidR="001E6968" w:rsidRPr="00D963F6">
        <w:rPr>
          <w:rFonts w:ascii="Arial" w:hAnsi="Arial" w:cs="Arial"/>
        </w:rPr>
        <w:t>)</w:t>
      </w:r>
    </w:p>
    <w:p w14:paraId="1622B701" w14:textId="579E9367" w:rsidR="00BB1A1C" w:rsidRDefault="00B47530" w:rsidP="00031420">
      <w:pPr>
        <w:pStyle w:val="ListParagraph"/>
        <w:ind w:left="792"/>
        <w:rPr>
          <w:rFonts w:ascii="Arial" w:hAnsi="Arial" w:cs="Arial"/>
        </w:rPr>
      </w:pPr>
      <w:r>
        <w:rPr>
          <w:noProof/>
          <w:lang w:val="en-CA" w:eastAsia="en-CA"/>
        </w:rPr>
        <w:drawing>
          <wp:inline distT="0" distB="0" distL="0" distR="0" wp14:anchorId="7E38F305" wp14:editId="69CFF662">
            <wp:extent cx="527685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952750"/>
                    </a:xfrm>
                    <a:prstGeom prst="rect">
                      <a:avLst/>
                    </a:prstGeom>
                  </pic:spPr>
                </pic:pic>
              </a:graphicData>
            </a:graphic>
          </wp:inline>
        </w:drawing>
      </w:r>
    </w:p>
    <w:p w14:paraId="70E19C36" w14:textId="77777777" w:rsidR="006B7782" w:rsidRPr="00D963F6" w:rsidRDefault="006B7782" w:rsidP="00031420">
      <w:pPr>
        <w:pStyle w:val="ListParagraph"/>
        <w:ind w:left="792"/>
        <w:rPr>
          <w:rFonts w:ascii="Arial" w:hAnsi="Arial" w:cs="Arial"/>
        </w:rPr>
      </w:pP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1A480C4E" w:rsidR="00BB1A1C" w:rsidRPr="00D963F6" w:rsidRDefault="00B47530" w:rsidP="00031420">
      <w:pPr>
        <w:pStyle w:val="ListParagraph"/>
        <w:ind w:left="792"/>
        <w:rPr>
          <w:rFonts w:ascii="Arial" w:hAnsi="Arial" w:cs="Arial"/>
        </w:rPr>
      </w:pPr>
      <w:r>
        <w:rPr>
          <w:noProof/>
          <w:lang w:val="en-CA" w:eastAsia="en-CA"/>
        </w:rPr>
        <w:drawing>
          <wp:inline distT="0" distB="0" distL="0" distR="0" wp14:anchorId="4264A0B2" wp14:editId="29759FC3">
            <wp:extent cx="42862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2343150"/>
                    </a:xfrm>
                    <a:prstGeom prst="rect">
                      <a:avLst/>
                    </a:prstGeom>
                  </pic:spPr>
                </pic:pic>
              </a:graphicData>
            </a:graphic>
          </wp:inline>
        </w:drawing>
      </w:r>
    </w:p>
    <w:p w14:paraId="0D66BACF" w14:textId="78C92AB8"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Click on Add/Edit Variable -&gt; </w:t>
      </w:r>
      <w:r w:rsidR="00B47530">
        <w:rPr>
          <w:rFonts w:ascii="Arial" w:hAnsi="Arial" w:cs="Arial"/>
        </w:rPr>
        <w:t>Process Variables -&gt; Add/Edit</w:t>
      </w:r>
      <w:r w:rsidR="00B47530" w:rsidRPr="00D963F6">
        <w:rPr>
          <w:rFonts w:ascii="Arial" w:hAnsi="Arial" w:cs="Arial"/>
        </w:rPr>
        <w:t xml:space="preserve"> </w:t>
      </w:r>
      <w:r w:rsidRPr="00D963F6">
        <w:rPr>
          <w:rFonts w:ascii="Arial" w:hAnsi="Arial" w:cs="Arial"/>
        </w:rPr>
        <w:t>(must be in Edit Template mode)</w:t>
      </w:r>
    </w:p>
    <w:p w14:paraId="39195072" w14:textId="5878BE44" w:rsidR="00BB1A1C" w:rsidRPr="00D963F6" w:rsidRDefault="00B47530" w:rsidP="00031420">
      <w:pPr>
        <w:pStyle w:val="ListParagraph"/>
        <w:ind w:left="792"/>
        <w:rPr>
          <w:rFonts w:ascii="Arial" w:hAnsi="Arial" w:cs="Arial"/>
        </w:rPr>
      </w:pPr>
      <w:r>
        <w:rPr>
          <w:noProof/>
          <w:lang w:val="en-CA" w:eastAsia="en-CA"/>
        </w:rPr>
        <w:lastRenderedPageBreak/>
        <w:drawing>
          <wp:inline distT="0" distB="0" distL="0" distR="0" wp14:anchorId="1F456F3E" wp14:editId="68A0ADAF">
            <wp:extent cx="4797631" cy="335834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705" r="67736" b="58792"/>
                    <a:stretch/>
                  </pic:blipFill>
                  <pic:spPr bwMode="auto">
                    <a:xfrm>
                      <a:off x="0" y="0"/>
                      <a:ext cx="4806794" cy="3364755"/>
                    </a:xfrm>
                    <a:prstGeom prst="rect">
                      <a:avLst/>
                    </a:prstGeom>
                    <a:ln>
                      <a:noFill/>
                    </a:ln>
                    <a:extLst>
                      <a:ext uri="{53640926-AAD7-44D8-BBD7-CCE9431645EC}">
                        <a14:shadowObscured xmlns:a14="http://schemas.microsoft.com/office/drawing/2010/main"/>
                      </a:ext>
                    </a:extLst>
                  </pic:spPr>
                </pic:pic>
              </a:graphicData>
            </a:graphic>
          </wp:inline>
        </w:drawing>
      </w:r>
    </w:p>
    <w:p w14:paraId="1B2FF690" w14:textId="3ADE7FFD"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r w:rsidR="00B47530">
        <w:rPr>
          <w:rFonts w:ascii="Arial" w:hAnsi="Arial" w:cs="Arial"/>
        </w:rPr>
        <w:t>.</w:t>
      </w:r>
    </w:p>
    <w:p w14:paraId="1A12C14A" w14:textId="03D69917" w:rsidR="00BB1A1C" w:rsidRPr="00D963F6" w:rsidRDefault="00B47530" w:rsidP="00031420">
      <w:pPr>
        <w:pStyle w:val="ListParagraph"/>
        <w:ind w:left="792"/>
        <w:rPr>
          <w:rFonts w:ascii="Arial" w:hAnsi="Arial" w:cs="Arial"/>
        </w:rPr>
      </w:pPr>
      <w:r>
        <w:rPr>
          <w:noProof/>
          <w:lang w:val="en-CA" w:eastAsia="en-CA"/>
        </w:rPr>
        <w:drawing>
          <wp:inline distT="0" distB="0" distL="0" distR="0" wp14:anchorId="4189EAA2" wp14:editId="62FB198C">
            <wp:extent cx="3706171" cy="22288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081" cy="2229397"/>
                    </a:xfrm>
                    <a:prstGeom prst="rect">
                      <a:avLst/>
                    </a:prstGeom>
                  </pic:spPr>
                </pic:pic>
              </a:graphicData>
            </a:graphic>
          </wp:inline>
        </w:drawing>
      </w:r>
    </w:p>
    <w:p w14:paraId="5C8DF897" w14:textId="55D0E202" w:rsidR="00BB1A1C"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02F74151" w14:textId="136A24DD" w:rsidR="00B47530" w:rsidRPr="00C24ACB" w:rsidRDefault="00B47530" w:rsidP="00C24ACB">
      <w:pPr>
        <w:ind w:left="720"/>
        <w:rPr>
          <w:rFonts w:ascii="Arial" w:hAnsi="Arial" w:cs="Arial"/>
        </w:rPr>
      </w:pPr>
      <w:r>
        <w:rPr>
          <w:noProof/>
          <w:lang w:val="en-CA" w:eastAsia="en-CA"/>
        </w:rPr>
        <w:drawing>
          <wp:inline distT="0" distB="0" distL="0" distR="0" wp14:anchorId="44625652" wp14:editId="0449846E">
            <wp:extent cx="641350" cy="854710"/>
            <wp:effectExtent l="0" t="0" r="6350" b="254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1350" cy="854710"/>
                    </a:xfrm>
                    <a:prstGeom prst="rect">
                      <a:avLst/>
                    </a:prstGeom>
                    <a:noFill/>
                    <a:ln>
                      <a:noFill/>
                    </a:ln>
                  </pic:spPr>
                </pic:pic>
              </a:graphicData>
            </a:graphic>
          </wp:inline>
        </w:drawing>
      </w:r>
    </w:p>
    <w:p w14:paraId="409BA72C" w14:textId="77777777" w:rsidR="004A5AD1" w:rsidRPr="00386E08" w:rsidRDefault="004A5AD1" w:rsidP="00386E08">
      <w:pPr>
        <w:rPr>
          <w:rFonts w:ascii="Arial" w:hAnsi="Arial" w:cs="Arial"/>
        </w:rPr>
      </w:pPr>
    </w:p>
    <w:p w14:paraId="67104D55" w14:textId="0CE5869D" w:rsidR="004A5AD1" w:rsidRDefault="004A5AD1">
      <w:pPr>
        <w:rPr>
          <w:rFonts w:ascii="Arial" w:hAnsi="Arial" w:cs="Arial"/>
          <w:b/>
          <w:bCs/>
          <w:kern w:val="32"/>
        </w:rPr>
      </w:pPr>
      <w:bookmarkStart w:id="68" w:name="_Toc511805715"/>
      <w:bookmarkEnd w:id="68"/>
      <w:r>
        <w:br w:type="page"/>
      </w:r>
    </w:p>
    <w:p w14:paraId="6BF45D9B" w14:textId="77777777" w:rsidR="00B41F5B" w:rsidRPr="00D963F6" w:rsidRDefault="00B41F5B" w:rsidP="00386E08">
      <w:pPr>
        <w:pStyle w:val="Heading1"/>
        <w:numPr>
          <w:ilvl w:val="0"/>
          <w:numId w:val="1"/>
        </w:numPr>
        <w:spacing w:before="0" w:after="0"/>
        <w:rPr>
          <w:sz w:val="24"/>
          <w:szCs w:val="24"/>
        </w:rPr>
      </w:pPr>
      <w:bookmarkStart w:id="69" w:name="_Toc511892691"/>
      <w:bookmarkStart w:id="70" w:name="_Toc513107960"/>
      <w:bookmarkStart w:id="71" w:name="_Toc513107961"/>
      <w:bookmarkStart w:id="72" w:name="_Toc513107963"/>
      <w:bookmarkStart w:id="73" w:name="_Toc513107966"/>
      <w:bookmarkStart w:id="74" w:name="_Toc513107967"/>
      <w:bookmarkStart w:id="75" w:name="_Toc511805717"/>
      <w:bookmarkStart w:id="76" w:name="_Toc511892693"/>
      <w:bookmarkStart w:id="77" w:name="_Toc511805718"/>
      <w:bookmarkStart w:id="78" w:name="_Toc511892694"/>
      <w:bookmarkStart w:id="79" w:name="_Toc462659587"/>
      <w:bookmarkStart w:id="80" w:name="_Toc513107984"/>
      <w:bookmarkStart w:id="81" w:name="_Toc461520329"/>
      <w:bookmarkEnd w:id="69"/>
      <w:bookmarkEnd w:id="70"/>
      <w:bookmarkEnd w:id="71"/>
      <w:bookmarkEnd w:id="72"/>
      <w:bookmarkEnd w:id="73"/>
      <w:bookmarkEnd w:id="74"/>
      <w:bookmarkEnd w:id="75"/>
      <w:bookmarkEnd w:id="76"/>
      <w:bookmarkEnd w:id="77"/>
      <w:bookmarkEnd w:id="78"/>
      <w:r w:rsidRPr="00D963F6">
        <w:rPr>
          <w:sz w:val="24"/>
          <w:szCs w:val="24"/>
        </w:rPr>
        <w:lastRenderedPageBreak/>
        <w:t>Update Course Information Input Template</w:t>
      </w:r>
      <w:bookmarkEnd w:id="79"/>
      <w:bookmarkEnd w:id="80"/>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42D91D79" w14:textId="6ED87562" w:rsidR="00B41F5B" w:rsidRPr="00554C5A" w:rsidRDefault="00C6209F" w:rsidP="00386E08">
      <w:pPr>
        <w:pStyle w:val="ListParagraph"/>
        <w:numPr>
          <w:ilvl w:val="1"/>
          <w:numId w:val="1"/>
        </w:numPr>
        <w:rPr>
          <w:rFonts w:ascii="Arial" w:hAnsi="Arial" w:cs="Arial"/>
        </w:rPr>
      </w:pPr>
      <w:r w:rsidRPr="00554C5A">
        <w:rPr>
          <w:rFonts w:ascii="Arial" w:hAnsi="Arial" w:cs="Arial"/>
        </w:rPr>
        <w:t>Sign</w:t>
      </w:r>
      <w:r w:rsidR="00B41F5B" w:rsidRPr="00554C5A">
        <w:rPr>
          <w:rFonts w:ascii="Arial" w:hAnsi="Arial" w:cs="Arial"/>
        </w:rPr>
        <w:t xml:space="preserve"> into Vena.io </w:t>
      </w:r>
      <w:r w:rsidR="00B41F5B" w:rsidRPr="00D963F6">
        <w:rPr>
          <w:rFonts w:ascii="Arial" w:hAnsi="Arial" w:cs="Arial"/>
        </w:rPr>
        <w:sym w:font="Wingdings" w:char="F0E0"/>
      </w:r>
      <w:r w:rsidR="00B41F5B" w:rsidRPr="00554C5A">
        <w:rPr>
          <w:rFonts w:ascii="Arial" w:hAnsi="Arial" w:cs="Arial"/>
        </w:rPr>
        <w:t>Under Manager</w:t>
      </w:r>
      <w:r w:rsidR="00B41F5B" w:rsidRPr="00D963F6">
        <w:rPr>
          <w:rFonts w:ascii="Arial" w:hAnsi="Arial" w:cs="Arial"/>
        </w:rPr>
        <w:sym w:font="Wingdings" w:char="F0E0"/>
      </w:r>
      <w:r w:rsidR="00B41F5B" w:rsidRPr="00554C5A">
        <w:rPr>
          <w:rFonts w:ascii="Arial" w:hAnsi="Arial" w:cs="Arial"/>
        </w:rPr>
        <w:t>Files Library</w:t>
      </w:r>
      <w:r w:rsidR="00B41F5B" w:rsidRPr="00D963F6">
        <w:rPr>
          <w:rFonts w:ascii="Arial" w:hAnsi="Arial" w:cs="Arial"/>
        </w:rPr>
        <w:sym w:font="Wingdings" w:char="F0E0"/>
      </w:r>
      <w:r w:rsidR="00B41F5B" w:rsidRPr="00554C5A">
        <w:rPr>
          <w:rFonts w:ascii="Arial" w:hAnsi="Arial" w:cs="Arial"/>
        </w:rPr>
        <w:t>Data Controls</w:t>
      </w:r>
      <w:r w:rsidR="00B41F5B" w:rsidRPr="00D963F6">
        <w:rPr>
          <w:rFonts w:ascii="Arial" w:hAnsi="Arial" w:cs="Arial"/>
        </w:rPr>
        <w:sym w:font="Wingdings" w:char="F0E0"/>
      </w:r>
      <w:r w:rsidR="00B41F5B" w:rsidRPr="00554C5A">
        <w:rPr>
          <w:rFonts w:ascii="Arial" w:hAnsi="Arial" w:cs="Arial"/>
        </w:rPr>
        <w:t>Open the “Course Information Input Template”</w:t>
      </w:r>
    </w:p>
    <w:p w14:paraId="007EEB9D" w14:textId="547A453B" w:rsidR="00554C5A" w:rsidRPr="00D963F6" w:rsidRDefault="00554C5A" w:rsidP="00031420">
      <w:pPr>
        <w:pStyle w:val="ListParagraph"/>
        <w:ind w:left="792"/>
        <w:rPr>
          <w:rFonts w:ascii="Arial" w:hAnsi="Arial" w:cs="Arial"/>
        </w:rPr>
      </w:pPr>
      <w:r>
        <w:rPr>
          <w:noProof/>
          <w:lang w:val="en-CA" w:eastAsia="en-CA"/>
        </w:rPr>
        <w:drawing>
          <wp:inline distT="0" distB="0" distL="0" distR="0" wp14:anchorId="71BECCAF" wp14:editId="6DF5FF05">
            <wp:extent cx="4718649" cy="2489697"/>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9881" cy="2495623"/>
                    </a:xfrm>
                    <a:prstGeom prst="rect">
                      <a:avLst/>
                    </a:prstGeom>
                  </pic:spPr>
                </pic:pic>
              </a:graphicData>
            </a:graphic>
          </wp:inline>
        </w:drawing>
      </w:r>
    </w:p>
    <w:p w14:paraId="1E4C8074" w14:textId="1E7D28F6" w:rsidR="00B41F5B" w:rsidRPr="00D963F6" w:rsidRDefault="00B41F5B" w:rsidP="00386E08">
      <w:pPr>
        <w:pStyle w:val="ListParagraph"/>
        <w:numPr>
          <w:ilvl w:val="1"/>
          <w:numId w:val="1"/>
        </w:numPr>
        <w:rPr>
          <w:rFonts w:ascii="Arial" w:hAnsi="Arial" w:cs="Arial"/>
        </w:rPr>
      </w:pPr>
      <w:r w:rsidRPr="00D963F6">
        <w:rPr>
          <w:rFonts w:ascii="Arial" w:hAnsi="Arial" w:cs="Arial"/>
        </w:rPr>
        <w:t>Under “Vena” Tab</w:t>
      </w:r>
      <w:r w:rsidR="004A5AD1">
        <w:rPr>
          <w:rFonts w:ascii="Arial" w:hAnsi="Arial" w:cs="Arial"/>
        </w:rPr>
        <w:t>,</w:t>
      </w:r>
      <w:r w:rsidRPr="00D963F6">
        <w:rPr>
          <w:rFonts w:ascii="Arial" w:hAnsi="Arial" w:cs="Arial"/>
        </w:rPr>
        <w:t xml:space="preserve">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011C147C" w:rsidR="00B41F5B" w:rsidRDefault="00B41F5B" w:rsidP="00031420">
      <w:pPr>
        <w:pStyle w:val="ListParagraph"/>
        <w:ind w:left="792"/>
        <w:rPr>
          <w:rFonts w:ascii="Arial" w:hAnsi="Arial" w:cs="Arial"/>
        </w:rPr>
      </w:pPr>
    </w:p>
    <w:p w14:paraId="35A85A6F" w14:textId="3F2A74F6" w:rsidR="0044600D" w:rsidRPr="00D963F6" w:rsidRDefault="0044600D" w:rsidP="00031420">
      <w:pPr>
        <w:pStyle w:val="ListParagraph"/>
        <w:ind w:left="792"/>
        <w:rPr>
          <w:rFonts w:ascii="Arial" w:hAnsi="Arial" w:cs="Arial"/>
        </w:rPr>
      </w:pPr>
      <w:r>
        <w:rPr>
          <w:noProof/>
          <w:lang w:val="en-CA" w:eastAsia="en-CA"/>
        </w:rPr>
        <w:drawing>
          <wp:inline distT="0" distB="0" distL="0" distR="0" wp14:anchorId="5AD5D12A" wp14:editId="0D17FD52">
            <wp:extent cx="5482820" cy="2303253"/>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7124" cy="2305061"/>
                    </a:xfrm>
                    <a:prstGeom prst="rect">
                      <a:avLst/>
                    </a:prstGeom>
                  </pic:spPr>
                </pic:pic>
              </a:graphicData>
            </a:graphic>
          </wp:inline>
        </w:drawing>
      </w:r>
    </w:p>
    <w:p w14:paraId="1314DF45" w14:textId="77777777" w:rsidR="0044600D" w:rsidRDefault="0044600D">
      <w:pPr>
        <w:rPr>
          <w:rFonts w:ascii="Arial" w:hAnsi="Arial" w:cs="Arial"/>
        </w:rPr>
      </w:pPr>
      <w:r>
        <w:rPr>
          <w:rFonts w:ascii="Arial" w:hAnsi="Arial" w:cs="Arial"/>
        </w:rPr>
        <w:br w:type="page"/>
      </w:r>
    </w:p>
    <w:p w14:paraId="32336F63" w14:textId="7FC065F8" w:rsidR="00B41F5B" w:rsidRPr="00D963F6" w:rsidRDefault="00B41F5B" w:rsidP="00386E08">
      <w:pPr>
        <w:pStyle w:val="ListParagraph"/>
        <w:numPr>
          <w:ilvl w:val="1"/>
          <w:numId w:val="1"/>
        </w:numPr>
        <w:rPr>
          <w:rFonts w:ascii="Arial" w:hAnsi="Arial" w:cs="Arial"/>
        </w:rPr>
      </w:pPr>
      <w:r w:rsidRPr="00D963F6">
        <w:rPr>
          <w:rFonts w:ascii="Arial" w:hAnsi="Arial" w:cs="Arial"/>
        </w:rPr>
        <w:lastRenderedPageBreak/>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36A972A3" w14:textId="2D4A9178" w:rsidR="0044600D" w:rsidRDefault="0044600D" w:rsidP="00031420">
      <w:pPr>
        <w:pStyle w:val="ListParagraph"/>
        <w:ind w:left="792"/>
        <w:rPr>
          <w:rFonts w:ascii="Arial" w:hAnsi="Arial" w:cs="Arial"/>
        </w:rPr>
      </w:pPr>
      <w:r>
        <w:rPr>
          <w:noProof/>
          <w:lang w:val="en-CA" w:eastAsia="en-CA"/>
        </w:rPr>
        <w:drawing>
          <wp:inline distT="0" distB="0" distL="0" distR="0" wp14:anchorId="1841C83D" wp14:editId="410ED21E">
            <wp:extent cx="5495026" cy="2291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0749" cy="2293741"/>
                    </a:xfrm>
                    <a:prstGeom prst="rect">
                      <a:avLst/>
                    </a:prstGeom>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386E08">
      <w:pPr>
        <w:pStyle w:val="Heading1"/>
        <w:numPr>
          <w:ilvl w:val="0"/>
          <w:numId w:val="1"/>
        </w:numPr>
        <w:spacing w:before="0" w:after="0"/>
        <w:rPr>
          <w:sz w:val="24"/>
          <w:szCs w:val="24"/>
        </w:rPr>
      </w:pPr>
      <w:bookmarkStart w:id="82" w:name="_Toc513107985"/>
      <w:r>
        <w:rPr>
          <w:sz w:val="24"/>
          <w:szCs w:val="24"/>
        </w:rPr>
        <w:t>Changing Concurrent Contributor Templates to Enable the Choose Option</w:t>
      </w:r>
      <w:bookmarkEnd w:id="82"/>
    </w:p>
    <w:p w14:paraId="07486967" w14:textId="77777777" w:rsidR="004A5AD1" w:rsidRDefault="004A5AD1" w:rsidP="00F8118B">
      <w:pPr>
        <w:rPr>
          <w:rFonts w:ascii="Arial" w:hAnsi="Arial" w:cs="Arial"/>
        </w:rPr>
      </w:pPr>
    </w:p>
    <w:p w14:paraId="3535E1AA" w14:textId="570E4E50" w:rsidR="00F8118B" w:rsidRDefault="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86E08">
      <w:pPr>
        <w:pStyle w:val="Heading1"/>
        <w:numPr>
          <w:ilvl w:val="0"/>
          <w:numId w:val="1"/>
        </w:numPr>
        <w:spacing w:before="0" w:after="0"/>
        <w:rPr>
          <w:sz w:val="24"/>
          <w:szCs w:val="24"/>
        </w:rPr>
      </w:pPr>
      <w:bookmarkStart w:id="83" w:name="_Toc513107986"/>
      <w:r>
        <w:rPr>
          <w:sz w:val="24"/>
          <w:szCs w:val="24"/>
        </w:rPr>
        <w:t>Unsubmit</w:t>
      </w:r>
      <w:bookmarkEnd w:id="83"/>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“unsubmit” it.  This is done by first pausing the process, then going to the status tracker.  The submitted task is then selected and using a right click the Restart option is chosen.  After this the process has to be unpaused.</w:t>
      </w:r>
    </w:p>
    <w:p w14:paraId="31B1F8CD" w14:textId="77777777" w:rsidR="00F8118B" w:rsidRPr="00F8118B" w:rsidRDefault="00F8118B" w:rsidP="00F8118B">
      <w:pPr>
        <w:rPr>
          <w:rFonts w:ascii="Arial" w:hAnsi="Arial" w:cs="Arial"/>
        </w:rPr>
      </w:pPr>
    </w:p>
    <w:p w14:paraId="25CB0C6D" w14:textId="77777777" w:rsidR="00B47530" w:rsidRPr="00D963F6" w:rsidRDefault="00B47530" w:rsidP="00B47530">
      <w:pPr>
        <w:pStyle w:val="Heading1"/>
        <w:numPr>
          <w:ilvl w:val="0"/>
          <w:numId w:val="1"/>
        </w:numPr>
        <w:spacing w:before="0" w:after="0"/>
        <w:rPr>
          <w:sz w:val="24"/>
          <w:szCs w:val="24"/>
        </w:rPr>
      </w:pPr>
      <w:bookmarkStart w:id="84" w:name="_Toc513107987"/>
      <w:r w:rsidRPr="00D963F6">
        <w:rPr>
          <w:sz w:val="24"/>
          <w:szCs w:val="24"/>
        </w:rPr>
        <w:t>Force Check-In</w:t>
      </w:r>
      <w:bookmarkEnd w:id="84"/>
    </w:p>
    <w:p w14:paraId="79A86DC3" w14:textId="77777777" w:rsidR="00B47530" w:rsidRPr="00D963F6" w:rsidRDefault="00B47530" w:rsidP="00B47530">
      <w:pPr>
        <w:rPr>
          <w:rFonts w:ascii="Arial" w:hAnsi="Arial" w:cs="Arial"/>
        </w:rPr>
      </w:pPr>
    </w:p>
    <w:p w14:paraId="4D87CC92" w14:textId="77777777" w:rsidR="00B47530" w:rsidRPr="00D963F6" w:rsidRDefault="00B47530" w:rsidP="00B47530">
      <w:pPr>
        <w:ind w:left="360"/>
        <w:rPr>
          <w:rFonts w:ascii="Arial" w:hAnsi="Arial" w:cs="Arial"/>
        </w:rPr>
      </w:pPr>
      <w:r w:rsidRPr="00D963F6">
        <w:rPr>
          <w:rFonts w:ascii="Arial" w:hAnsi="Arial" w:cs="Arial"/>
        </w:rPr>
        <w:t>A task has been checked out by a user who is unavailable and it needs to be checked back in. Please follow the following steps:</w:t>
      </w:r>
    </w:p>
    <w:p w14:paraId="6DBFEB42"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Login as a </w:t>
      </w:r>
      <w:r>
        <w:rPr>
          <w:rFonts w:ascii="Arial" w:hAnsi="Arial" w:cs="Arial"/>
        </w:rPr>
        <w:t>M</w:t>
      </w:r>
      <w:r w:rsidRPr="00D963F6">
        <w:rPr>
          <w:rFonts w:ascii="Arial" w:hAnsi="Arial" w:cs="Arial"/>
        </w:rPr>
        <w:t>anager</w:t>
      </w:r>
    </w:p>
    <w:p w14:paraId="76B1243B"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 xml:space="preserve">Go to </w:t>
      </w:r>
      <w:r>
        <w:rPr>
          <w:rFonts w:ascii="Arial" w:hAnsi="Arial" w:cs="Arial"/>
        </w:rPr>
        <w:t>“</w:t>
      </w:r>
      <w:r w:rsidRPr="00D963F6">
        <w:rPr>
          <w:rFonts w:ascii="Arial" w:hAnsi="Arial" w:cs="Arial"/>
        </w:rPr>
        <w:t>Status Tracker</w:t>
      </w:r>
      <w:r>
        <w:rPr>
          <w:rFonts w:ascii="Arial" w:hAnsi="Arial" w:cs="Arial"/>
        </w:rPr>
        <w:t>”</w:t>
      </w:r>
    </w:p>
    <w:p w14:paraId="04C7E2F3"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Find the checked-out task assigned to the user</w:t>
      </w:r>
    </w:p>
    <w:p w14:paraId="035A2CF8" w14:textId="77777777" w:rsidR="00B47530" w:rsidRPr="00D963F6" w:rsidRDefault="00B47530" w:rsidP="00B4753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357BCB69" w14:textId="77777777" w:rsidR="00B47530" w:rsidRPr="00D963F6" w:rsidRDefault="00B47530" w:rsidP="00B47530">
      <w:pPr>
        <w:ind w:firstLine="360"/>
        <w:rPr>
          <w:rFonts w:ascii="Arial" w:hAnsi="Arial" w:cs="Arial"/>
          <w:lang w:val="en-CA"/>
        </w:rPr>
      </w:pPr>
    </w:p>
    <w:p w14:paraId="69374027" w14:textId="77777777" w:rsidR="00B47530" w:rsidRDefault="00B47530" w:rsidP="00B47530">
      <w:pPr>
        <w:ind w:firstLine="360"/>
        <w:rPr>
          <w:rFonts w:ascii="Arial" w:hAnsi="Arial" w:cs="Arial"/>
          <w:lang w:val="en-CA"/>
        </w:rPr>
      </w:pPr>
      <w:r w:rsidRPr="00D963F6">
        <w:rPr>
          <w:rFonts w:ascii="Arial" w:hAnsi="Arial" w:cs="Arial"/>
          <w:noProof/>
          <w:lang w:val="en-CA" w:eastAsia="en-CA"/>
        </w:rPr>
        <w:lastRenderedPageBreak/>
        <w:drawing>
          <wp:inline distT="0" distB="0" distL="0" distR="0" wp14:anchorId="5F915521" wp14:editId="657BAC27">
            <wp:extent cx="5407862" cy="4542155"/>
            <wp:effectExtent l="0" t="0" r="2540" b="0"/>
            <wp:docPr id="29" name="Picture 29"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07A4FD2D" w14:textId="77777777" w:rsidR="00B47530" w:rsidRDefault="00B47530" w:rsidP="00B47530">
      <w:pPr>
        <w:rPr>
          <w:rFonts w:ascii="Arial" w:hAnsi="Arial" w:cs="Arial"/>
          <w:lang w:val="en-CA"/>
        </w:rPr>
      </w:pPr>
      <w:r>
        <w:rPr>
          <w:rFonts w:ascii="Arial" w:hAnsi="Arial" w:cs="Arial"/>
          <w:lang w:val="en-CA"/>
        </w:rPr>
        <w:br w:type="page"/>
      </w:r>
    </w:p>
    <w:p w14:paraId="03009E6F" w14:textId="356F8B54" w:rsidR="00443621" w:rsidRDefault="00443621" w:rsidP="00386E08">
      <w:pPr>
        <w:pStyle w:val="Heading1"/>
        <w:numPr>
          <w:ilvl w:val="0"/>
          <w:numId w:val="1"/>
        </w:numPr>
        <w:spacing w:before="0" w:after="0"/>
        <w:rPr>
          <w:ins w:id="85" w:author="Andrew Aran" w:date="2018-10-15T11:59:00Z"/>
          <w:sz w:val="24"/>
          <w:szCs w:val="24"/>
        </w:rPr>
      </w:pPr>
      <w:bookmarkStart w:id="86" w:name="_Toc513107988"/>
      <w:ins w:id="87" w:author="Andrew Aran" w:date="2018-10-15T11:59:00Z">
        <w:r>
          <w:rPr>
            <w:sz w:val="24"/>
            <w:szCs w:val="24"/>
          </w:rPr>
          <w:lastRenderedPageBreak/>
          <w:t>Vena Contract Renewal</w:t>
        </w:r>
      </w:ins>
    </w:p>
    <w:p w14:paraId="1340D5F5" w14:textId="452ECB2F" w:rsidR="00443621" w:rsidRDefault="00443621" w:rsidP="00443621">
      <w:pPr>
        <w:rPr>
          <w:ins w:id="88" w:author="Andrew Aran" w:date="2018-10-15T11:59:00Z"/>
          <w:b/>
        </w:rPr>
        <w:pPrChange w:id="89" w:author="Andrew Aran" w:date="2018-10-15T11:59:00Z">
          <w:pPr>
            <w:pStyle w:val="Heading1"/>
            <w:numPr>
              <w:numId w:val="1"/>
            </w:numPr>
            <w:spacing w:before="0" w:after="0"/>
            <w:ind w:left="360" w:hanging="360"/>
          </w:pPr>
        </w:pPrChange>
      </w:pPr>
    </w:p>
    <w:p w14:paraId="2F35AC4E" w14:textId="64F83550" w:rsidR="00443621" w:rsidRDefault="00443621" w:rsidP="00443621">
      <w:pPr>
        <w:rPr>
          <w:ins w:id="90" w:author="Andrew Aran" w:date="2018-10-15T12:01:00Z"/>
        </w:rPr>
        <w:pPrChange w:id="91" w:author="Andrew Aran" w:date="2018-10-15T11:59:00Z">
          <w:pPr>
            <w:pStyle w:val="Heading1"/>
            <w:numPr>
              <w:numId w:val="1"/>
            </w:numPr>
            <w:spacing w:before="0" w:after="0"/>
            <w:ind w:left="360" w:hanging="360"/>
          </w:pPr>
        </w:pPrChange>
      </w:pPr>
      <w:ins w:id="92" w:author="Andrew Aran" w:date="2018-10-15T12:00:00Z">
        <w:r>
          <w:t xml:space="preserve">McMaster / Vena Contract </w:t>
        </w:r>
        <w:r w:rsidR="00D03121">
          <w:t xml:space="preserve">renewed: </w:t>
        </w:r>
      </w:ins>
      <w:ins w:id="93" w:author="Andrew Aran" w:date="2018-10-15T12:01:00Z">
        <w:r>
          <w:t>June 29, 2017.</w:t>
        </w:r>
      </w:ins>
    </w:p>
    <w:p w14:paraId="4CD8A955" w14:textId="0A5C5D83" w:rsidR="00443621" w:rsidRDefault="00443621" w:rsidP="00443621">
      <w:pPr>
        <w:rPr>
          <w:ins w:id="94" w:author="Andrew Aran" w:date="2018-10-15T12:01:00Z"/>
        </w:rPr>
        <w:pPrChange w:id="95" w:author="Andrew Aran" w:date="2018-10-15T11:59:00Z">
          <w:pPr>
            <w:pStyle w:val="Heading1"/>
            <w:numPr>
              <w:numId w:val="1"/>
            </w:numPr>
            <w:spacing w:before="0" w:after="0"/>
            <w:ind w:left="360" w:hanging="360"/>
          </w:pPr>
        </w:pPrChange>
      </w:pPr>
      <w:ins w:id="96" w:author="Andrew Aran" w:date="2018-10-15T12:01:00Z">
        <w:r>
          <w:t>Term Start date: June 20, 2017</w:t>
        </w:r>
      </w:ins>
    </w:p>
    <w:p w14:paraId="601569F9" w14:textId="3135A09B" w:rsidR="00443621" w:rsidRDefault="00443621" w:rsidP="00443621">
      <w:pPr>
        <w:rPr>
          <w:ins w:id="97" w:author="Andrew Aran" w:date="2018-10-15T12:02:00Z"/>
        </w:rPr>
        <w:pPrChange w:id="98" w:author="Andrew Aran" w:date="2018-10-15T11:59:00Z">
          <w:pPr>
            <w:pStyle w:val="Heading1"/>
            <w:numPr>
              <w:numId w:val="1"/>
            </w:numPr>
            <w:spacing w:before="0" w:after="0"/>
            <w:ind w:left="360" w:hanging="360"/>
          </w:pPr>
        </w:pPrChange>
      </w:pPr>
      <w:ins w:id="99" w:author="Andrew Aran" w:date="2018-10-15T12:01:00Z">
        <w:r>
          <w:t>Term End Date: June 20, 2020</w:t>
        </w:r>
      </w:ins>
    </w:p>
    <w:p w14:paraId="715F17AC" w14:textId="18CBB8F4" w:rsidR="00443621" w:rsidRDefault="00443621" w:rsidP="00443621">
      <w:pPr>
        <w:rPr>
          <w:ins w:id="100" w:author="Andrew Aran" w:date="2018-10-15T12:02:00Z"/>
        </w:rPr>
        <w:pPrChange w:id="101" w:author="Andrew Aran" w:date="2018-10-15T11:59:00Z">
          <w:pPr>
            <w:pStyle w:val="Heading1"/>
            <w:numPr>
              <w:numId w:val="1"/>
            </w:numPr>
            <w:spacing w:before="0" w:after="0"/>
            <w:ind w:left="360" w:hanging="360"/>
          </w:pPr>
        </w:pPrChange>
      </w:pPr>
    </w:p>
    <w:p w14:paraId="5A831D17" w14:textId="7DC24B74" w:rsidR="00443621" w:rsidRDefault="00443621" w:rsidP="00443621">
      <w:pPr>
        <w:rPr>
          <w:ins w:id="102" w:author="Andrew Aran" w:date="2018-10-15T12:05:00Z"/>
        </w:rPr>
        <w:pPrChange w:id="103" w:author="Andrew Aran" w:date="2018-10-15T11:59:00Z">
          <w:pPr>
            <w:pStyle w:val="Heading1"/>
            <w:numPr>
              <w:numId w:val="1"/>
            </w:numPr>
            <w:spacing w:before="0" w:after="0"/>
            <w:ind w:left="360" w:hanging="360"/>
          </w:pPr>
        </w:pPrChange>
      </w:pPr>
      <w:ins w:id="104" w:author="Andrew Aran" w:date="2018-10-15T12:02:00Z">
        <w:r w:rsidRPr="00443621">
          <w:t>Vena agrees to provide Subscriber with a renewal quote ninety (90) days prior to the end of the initial three year term, and Subscriber agrees to provide written notice either of Subscriber’s intent to renew or Subscriber’s intent not to renew within thirty (30) days of receipt of such renewal quote. Additionally, in the event that the Parties renew for any additional one year terms, either party may elect to not renew the subscription by giving at least ninety (90) days’ written notice to the other party prior to th</w:t>
        </w:r>
        <w:r w:rsidR="008C7A97">
          <w:t>e end of the then-current Term.</w:t>
        </w:r>
      </w:ins>
      <w:bookmarkStart w:id="105" w:name="_GoBack"/>
      <w:bookmarkEnd w:id="105"/>
    </w:p>
    <w:p w14:paraId="54367521" w14:textId="576F7B80" w:rsidR="001A1845" w:rsidRDefault="001A1845" w:rsidP="00443621">
      <w:pPr>
        <w:rPr>
          <w:ins w:id="106" w:author="Andrew Aran" w:date="2018-10-15T12:05:00Z"/>
        </w:rPr>
        <w:pPrChange w:id="107" w:author="Andrew Aran" w:date="2018-10-15T11:59:00Z">
          <w:pPr>
            <w:pStyle w:val="Heading1"/>
            <w:numPr>
              <w:numId w:val="1"/>
            </w:numPr>
            <w:spacing w:before="0" w:after="0"/>
            <w:ind w:left="360" w:hanging="360"/>
          </w:pPr>
        </w:pPrChange>
      </w:pPr>
    </w:p>
    <w:p w14:paraId="783A0AFE" w14:textId="38E8FDB3" w:rsidR="001A1845" w:rsidRDefault="001A1845" w:rsidP="001A1845">
      <w:pPr>
        <w:pStyle w:val="Heading1"/>
        <w:numPr>
          <w:ilvl w:val="0"/>
          <w:numId w:val="1"/>
        </w:numPr>
        <w:spacing w:before="0" w:after="0"/>
        <w:rPr>
          <w:ins w:id="108" w:author="Andrew Aran" w:date="2018-10-15T12:06:00Z"/>
          <w:sz w:val="24"/>
          <w:szCs w:val="24"/>
        </w:rPr>
      </w:pPr>
      <w:ins w:id="109" w:author="Andrew Aran" w:date="2018-10-15T12:06:00Z">
        <w:r>
          <w:rPr>
            <w:sz w:val="24"/>
            <w:szCs w:val="24"/>
          </w:rPr>
          <w:t>Backup and Restore Process</w:t>
        </w:r>
      </w:ins>
    </w:p>
    <w:p w14:paraId="5D599DA8" w14:textId="5D3D5123" w:rsidR="001A1845" w:rsidRDefault="001A1845" w:rsidP="001A1845">
      <w:pPr>
        <w:rPr>
          <w:ins w:id="110" w:author="Andrew Aran" w:date="2018-10-15T12:06:00Z"/>
        </w:rPr>
        <w:pPrChange w:id="111" w:author="Andrew Aran" w:date="2018-10-15T12:06:00Z">
          <w:pPr>
            <w:pStyle w:val="Heading1"/>
            <w:numPr>
              <w:numId w:val="1"/>
            </w:numPr>
            <w:spacing w:before="0" w:after="0"/>
            <w:ind w:left="360" w:hanging="360"/>
          </w:pPr>
        </w:pPrChange>
      </w:pPr>
    </w:p>
    <w:p w14:paraId="145E8448" w14:textId="46149279" w:rsidR="001A1845" w:rsidRDefault="001A1845" w:rsidP="001A1845">
      <w:pPr>
        <w:rPr>
          <w:ins w:id="112" w:author="Andrew Aran" w:date="2018-10-15T12:07:00Z"/>
        </w:rPr>
        <w:pPrChange w:id="113" w:author="Andrew Aran" w:date="2018-10-15T12:06:00Z">
          <w:pPr>
            <w:pStyle w:val="Heading1"/>
            <w:numPr>
              <w:numId w:val="1"/>
            </w:numPr>
            <w:spacing w:before="0" w:after="0"/>
            <w:ind w:left="360" w:hanging="360"/>
          </w:pPr>
        </w:pPrChange>
      </w:pPr>
      <w:ins w:id="114" w:author="Andrew Aran" w:date="2018-10-15T12:06:00Z">
        <w:r w:rsidRPr="001A1845">
          <w:t>Main goal of backup/recovery plan is to maintain data integrity</w:t>
        </w:r>
      </w:ins>
    </w:p>
    <w:p w14:paraId="1E43FB75" w14:textId="25A0A8A4" w:rsidR="001A1845" w:rsidRDefault="001A1845" w:rsidP="001A1845">
      <w:pPr>
        <w:rPr>
          <w:ins w:id="115" w:author="Andrew Aran" w:date="2018-10-15T12:07:00Z"/>
        </w:rPr>
        <w:pPrChange w:id="116" w:author="Andrew Aran" w:date="2018-10-15T12:06:00Z">
          <w:pPr>
            <w:pStyle w:val="Heading1"/>
            <w:numPr>
              <w:numId w:val="1"/>
            </w:numPr>
            <w:spacing w:before="0" w:after="0"/>
            <w:ind w:left="360" w:hanging="360"/>
          </w:pPr>
        </w:pPrChange>
      </w:pPr>
    </w:p>
    <w:p w14:paraId="1F725979" w14:textId="124EDE3C" w:rsidR="001A1845" w:rsidRDefault="001A1845" w:rsidP="001A1845">
      <w:pPr>
        <w:rPr>
          <w:ins w:id="117" w:author="Andrew Aran" w:date="2018-10-15T12:09:00Z"/>
        </w:rPr>
        <w:pPrChange w:id="118" w:author="Andrew Aran" w:date="2018-10-15T12:06:00Z">
          <w:pPr>
            <w:pStyle w:val="Heading1"/>
            <w:numPr>
              <w:numId w:val="1"/>
            </w:numPr>
            <w:spacing w:before="0" w:after="0"/>
            <w:ind w:left="360" w:hanging="360"/>
          </w:pPr>
        </w:pPrChange>
      </w:pPr>
      <w:ins w:id="119" w:author="Andrew Aran" w:date="2018-10-15T12:07:00Z">
        <w:r w:rsidRPr="001A1845">
          <w:t>McMaster IT can assist with the backup/recovery process, but Vena will need to write the test data, test the integrity, and provide results every 3 months</w:t>
        </w:r>
        <w:r>
          <w:t>.</w:t>
        </w:r>
      </w:ins>
    </w:p>
    <w:p w14:paraId="76B06BA6" w14:textId="5C4683DB" w:rsidR="008C7A97" w:rsidRDefault="008C7A97" w:rsidP="001A1845">
      <w:pPr>
        <w:rPr>
          <w:ins w:id="120" w:author="Andrew Aran" w:date="2018-10-15T12:09:00Z"/>
        </w:rPr>
        <w:pPrChange w:id="121" w:author="Andrew Aran" w:date="2018-10-15T12:06:00Z">
          <w:pPr>
            <w:pStyle w:val="Heading1"/>
            <w:numPr>
              <w:numId w:val="1"/>
            </w:numPr>
            <w:spacing w:before="0" w:after="0"/>
            <w:ind w:left="360" w:hanging="360"/>
          </w:pPr>
        </w:pPrChange>
      </w:pPr>
    </w:p>
    <w:p w14:paraId="12DCB2CD" w14:textId="77777777" w:rsidR="008C7A97" w:rsidRDefault="008C7A97" w:rsidP="001A1845">
      <w:pPr>
        <w:rPr>
          <w:ins w:id="122" w:author="Andrew Aran" w:date="2018-10-15T12:09:00Z"/>
        </w:rPr>
        <w:pPrChange w:id="123" w:author="Andrew Aran" w:date="2018-10-15T12:06:00Z">
          <w:pPr>
            <w:pStyle w:val="Heading1"/>
            <w:numPr>
              <w:numId w:val="1"/>
            </w:numPr>
            <w:spacing w:before="0" w:after="0"/>
            <w:ind w:left="360" w:hanging="360"/>
          </w:pPr>
        </w:pPrChange>
      </w:pPr>
      <w:ins w:id="124" w:author="Andrew Aran" w:date="2018-10-15T12:09:00Z">
        <w:r w:rsidRPr="008C7A97">
          <w:t>If client (McMaster University) requests to migrate between cloud tenants and/or clone a production environment to a sandbox, they will need to open support tick</w:t>
        </w:r>
        <w:r>
          <w:t>et</w:t>
        </w:r>
      </w:ins>
    </w:p>
    <w:p w14:paraId="183D5AFA" w14:textId="126DDACD" w:rsidR="008C7A97" w:rsidRDefault="008C7A97" w:rsidP="001A1845">
      <w:pPr>
        <w:rPr>
          <w:ins w:id="125" w:author="Andrew Aran" w:date="2018-10-15T12:06:00Z"/>
        </w:rPr>
        <w:pPrChange w:id="126" w:author="Andrew Aran" w:date="2018-10-15T12:06:00Z">
          <w:pPr>
            <w:pStyle w:val="Heading1"/>
            <w:numPr>
              <w:numId w:val="1"/>
            </w:numPr>
            <w:spacing w:before="0" w:after="0"/>
            <w:ind w:left="360" w:hanging="360"/>
          </w:pPr>
        </w:pPrChange>
      </w:pPr>
      <w:ins w:id="127" w:author="Andrew Aran" w:date="2018-10-15T12:09:00Z">
        <w:r>
          <w:fldChar w:fldCharType="begin"/>
        </w:r>
        <w:r>
          <w:instrText xml:space="preserve"> HYPERLINK "https://venasupport.zendesk.com" </w:instrText>
        </w:r>
        <w:r>
          <w:fldChar w:fldCharType="separate"/>
        </w:r>
        <w:r w:rsidRPr="008C7A97">
          <w:rPr>
            <w:rStyle w:val="Hyperlink"/>
          </w:rPr>
          <w:t>https://venasupport.zendesk.com</w:t>
        </w:r>
        <w:r>
          <w:fldChar w:fldCharType="end"/>
        </w:r>
      </w:ins>
    </w:p>
    <w:p w14:paraId="27F1F9CB" w14:textId="77777777" w:rsidR="001A1845" w:rsidRPr="001A1845" w:rsidRDefault="001A1845" w:rsidP="001A1845">
      <w:pPr>
        <w:rPr>
          <w:ins w:id="128" w:author="Andrew Aran" w:date="2018-10-15T12:06:00Z"/>
          <w:rPrChange w:id="129" w:author="Andrew Aran" w:date="2018-10-15T12:06:00Z">
            <w:rPr>
              <w:ins w:id="130" w:author="Andrew Aran" w:date="2018-10-15T12:06:00Z"/>
              <w:sz w:val="24"/>
              <w:szCs w:val="24"/>
            </w:rPr>
          </w:rPrChange>
        </w:rPr>
        <w:pPrChange w:id="131" w:author="Andrew Aran" w:date="2018-10-15T12:06:00Z">
          <w:pPr>
            <w:pStyle w:val="Heading1"/>
            <w:numPr>
              <w:numId w:val="1"/>
            </w:numPr>
            <w:spacing w:before="0" w:after="0"/>
            <w:ind w:left="360" w:hanging="360"/>
          </w:pPr>
        </w:pPrChange>
      </w:pPr>
    </w:p>
    <w:p w14:paraId="768F63D0" w14:textId="6C204561" w:rsidR="001A1845" w:rsidRDefault="001A1845" w:rsidP="001A1845">
      <w:pPr>
        <w:pStyle w:val="ListParagraph"/>
        <w:numPr>
          <w:ilvl w:val="0"/>
          <w:numId w:val="28"/>
        </w:numPr>
        <w:rPr>
          <w:ins w:id="132" w:author="Andrew Aran" w:date="2018-10-15T12:06:00Z"/>
        </w:rPr>
        <w:pPrChange w:id="133" w:author="Andrew Aran" w:date="2018-10-15T12:06:00Z">
          <w:pPr/>
        </w:pPrChange>
      </w:pPr>
      <w:ins w:id="134" w:author="Andrew Aran" w:date="2018-10-15T12:06:00Z">
        <w:r w:rsidRPr="001A1845">
          <w:rPr>
            <w:rPrChange w:id="135" w:author="Andrew Aran" w:date="2018-10-15T12:06:00Z">
              <w:rPr>
                <w:b/>
              </w:rPr>
            </w:rPrChange>
          </w:rPr>
          <w:t>Process is executed every 3 months</w:t>
        </w:r>
      </w:ins>
    </w:p>
    <w:p w14:paraId="028BC7BC" w14:textId="77777777" w:rsidR="001A1845" w:rsidRDefault="001A1845" w:rsidP="001A1845">
      <w:pPr>
        <w:pStyle w:val="ListParagraph"/>
        <w:numPr>
          <w:ilvl w:val="0"/>
          <w:numId w:val="28"/>
        </w:numPr>
        <w:rPr>
          <w:ins w:id="136" w:author="Andrew Aran" w:date="2018-10-15T12:06:00Z"/>
        </w:rPr>
        <w:pPrChange w:id="137" w:author="Andrew Aran" w:date="2018-10-15T12:06:00Z">
          <w:pPr/>
        </w:pPrChange>
      </w:pPr>
      <w:ins w:id="138" w:author="Andrew Aran" w:date="2018-10-15T12:06:00Z">
        <w:r w:rsidRPr="001A1845">
          <w:rPr>
            <w:rPrChange w:id="139" w:author="Andrew Aran" w:date="2018-10-15T12:06:00Z">
              <w:rPr>
                <w:b/>
              </w:rPr>
            </w:rPrChange>
          </w:rPr>
          <w:t>Vena obtains a copy of the user’s data</w:t>
        </w:r>
      </w:ins>
    </w:p>
    <w:p w14:paraId="54D968EA" w14:textId="77777777" w:rsidR="001A1845" w:rsidRDefault="001A1845" w:rsidP="001A1845">
      <w:pPr>
        <w:pStyle w:val="ListParagraph"/>
        <w:numPr>
          <w:ilvl w:val="0"/>
          <w:numId w:val="28"/>
        </w:numPr>
        <w:rPr>
          <w:ins w:id="140" w:author="Andrew Aran" w:date="2018-10-15T12:06:00Z"/>
        </w:rPr>
        <w:pPrChange w:id="141" w:author="Andrew Aran" w:date="2018-10-15T12:06:00Z">
          <w:pPr/>
        </w:pPrChange>
      </w:pPr>
      <w:ins w:id="142" w:author="Andrew Aran" w:date="2018-10-15T12:06:00Z">
        <w:r w:rsidRPr="001A1845">
          <w:rPr>
            <w:rPrChange w:id="143" w:author="Andrew Aran" w:date="2018-10-15T12:06:00Z">
              <w:rPr>
                <w:b/>
              </w:rPr>
            </w:rPrChange>
          </w:rPr>
          <w:t>Restores the data in another geographical location</w:t>
        </w:r>
      </w:ins>
    </w:p>
    <w:p w14:paraId="53785D4C" w14:textId="77777777" w:rsidR="001A1845" w:rsidRDefault="001A1845" w:rsidP="001A1845">
      <w:pPr>
        <w:pStyle w:val="ListParagraph"/>
        <w:numPr>
          <w:ilvl w:val="0"/>
          <w:numId w:val="28"/>
        </w:numPr>
        <w:rPr>
          <w:ins w:id="144" w:author="Andrew Aran" w:date="2018-10-15T12:06:00Z"/>
        </w:rPr>
        <w:pPrChange w:id="145" w:author="Andrew Aran" w:date="2018-10-15T12:06:00Z">
          <w:pPr>
            <w:pStyle w:val="Heading1"/>
            <w:numPr>
              <w:numId w:val="1"/>
            </w:numPr>
            <w:spacing w:before="0" w:after="0"/>
            <w:ind w:left="360" w:hanging="360"/>
          </w:pPr>
        </w:pPrChange>
      </w:pPr>
      <w:ins w:id="146" w:author="Andrew Aran" w:date="2018-10-15T12:06:00Z">
        <w:r w:rsidRPr="001A1845">
          <w:rPr>
            <w:rPrChange w:id="147" w:author="Andrew Aran" w:date="2018-10-15T12:06:00Z">
              <w:rPr/>
            </w:rPrChange>
          </w:rPr>
          <w:t>Verify the test data (inserts test data prior to backing up and confirm test data is still there after it is restored)</w:t>
        </w:r>
      </w:ins>
    </w:p>
    <w:p w14:paraId="0809EB03" w14:textId="0BBC5793" w:rsidR="001A1845" w:rsidRPr="001A1845" w:rsidRDefault="001A1845" w:rsidP="001A1845">
      <w:pPr>
        <w:pStyle w:val="ListParagraph"/>
        <w:numPr>
          <w:ilvl w:val="0"/>
          <w:numId w:val="28"/>
        </w:numPr>
        <w:rPr>
          <w:ins w:id="148" w:author="Andrew Aran" w:date="2018-10-15T12:05:00Z"/>
          <w:rPrChange w:id="149" w:author="Andrew Aran" w:date="2018-10-15T12:06:00Z">
            <w:rPr>
              <w:ins w:id="150" w:author="Andrew Aran" w:date="2018-10-15T12:05:00Z"/>
              <w:sz w:val="24"/>
              <w:szCs w:val="24"/>
            </w:rPr>
          </w:rPrChange>
        </w:rPr>
        <w:pPrChange w:id="151" w:author="Andrew Aran" w:date="2018-10-15T12:06:00Z">
          <w:pPr>
            <w:pStyle w:val="Heading1"/>
            <w:numPr>
              <w:numId w:val="1"/>
            </w:numPr>
            <w:spacing w:before="0" w:after="0"/>
            <w:ind w:left="360" w:hanging="360"/>
          </w:pPr>
        </w:pPrChange>
      </w:pPr>
      <w:ins w:id="152" w:author="Andrew Aran" w:date="2018-10-15T12:06:00Z">
        <w:r w:rsidRPr="001A1845">
          <w:rPr>
            <w:rPrChange w:id="153" w:author="Andrew Aran" w:date="2018-10-15T12:06:00Z">
              <w:rPr/>
            </w:rPrChange>
          </w:rPr>
          <w:t>Vena sends the results of the backup/restore process to McMaster IT</w:t>
        </w:r>
      </w:ins>
    </w:p>
    <w:p w14:paraId="55267EE1" w14:textId="25F5A20C" w:rsidR="001A1845" w:rsidRPr="00443621" w:rsidRDefault="001A1845" w:rsidP="00443621">
      <w:pPr>
        <w:rPr>
          <w:ins w:id="154" w:author="Andrew Aran" w:date="2018-10-15T11:59:00Z"/>
          <w:rPrChange w:id="155" w:author="Andrew Aran" w:date="2018-10-15T12:00:00Z">
            <w:rPr>
              <w:ins w:id="156" w:author="Andrew Aran" w:date="2018-10-15T11:59:00Z"/>
            </w:rPr>
          </w:rPrChange>
        </w:rPr>
        <w:pPrChange w:id="157" w:author="Andrew Aran" w:date="2018-10-15T11:59:00Z">
          <w:pPr>
            <w:pStyle w:val="Heading1"/>
            <w:numPr>
              <w:numId w:val="1"/>
            </w:numPr>
            <w:spacing w:before="0" w:after="0"/>
            <w:ind w:left="360" w:hanging="360"/>
          </w:pPr>
        </w:pPrChange>
      </w:pPr>
    </w:p>
    <w:p w14:paraId="0E89F9CD" w14:textId="77777777" w:rsidR="00443621" w:rsidRPr="00443621" w:rsidRDefault="00443621" w:rsidP="00443621">
      <w:pPr>
        <w:rPr>
          <w:ins w:id="158" w:author="Andrew Aran" w:date="2018-10-15T11:58:00Z"/>
          <w:rPrChange w:id="159" w:author="Andrew Aran" w:date="2018-10-15T11:59:00Z">
            <w:rPr>
              <w:ins w:id="160" w:author="Andrew Aran" w:date="2018-10-15T11:58:00Z"/>
              <w:sz w:val="24"/>
              <w:szCs w:val="24"/>
            </w:rPr>
          </w:rPrChange>
        </w:rPr>
        <w:pPrChange w:id="161" w:author="Andrew Aran" w:date="2018-10-15T11:59:00Z">
          <w:pPr>
            <w:pStyle w:val="Heading1"/>
            <w:numPr>
              <w:numId w:val="1"/>
            </w:numPr>
            <w:spacing w:before="0" w:after="0"/>
            <w:ind w:left="360" w:hanging="360"/>
          </w:pPr>
        </w:pPrChange>
      </w:pPr>
    </w:p>
    <w:p w14:paraId="26A12BCE" w14:textId="5EC9E91B" w:rsidR="00E302C5" w:rsidRPr="00D963F6" w:rsidRDefault="00E302C5" w:rsidP="00386E08">
      <w:pPr>
        <w:pStyle w:val="Heading1"/>
        <w:numPr>
          <w:ilvl w:val="0"/>
          <w:numId w:val="1"/>
        </w:numPr>
        <w:spacing w:before="0" w:after="0"/>
        <w:rPr>
          <w:sz w:val="24"/>
          <w:szCs w:val="24"/>
        </w:rPr>
      </w:pPr>
      <w:r w:rsidRPr="00D963F6">
        <w:rPr>
          <w:sz w:val="24"/>
          <w:szCs w:val="24"/>
        </w:rPr>
        <w:t>Other Vena Resources</w:t>
      </w:r>
      <w:bookmarkEnd w:id="81"/>
      <w:bookmarkEnd w:id="86"/>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386E08">
      <w:pPr>
        <w:pStyle w:val="ListParagraph"/>
        <w:numPr>
          <w:ilvl w:val="1"/>
          <w:numId w:val="1"/>
        </w:numPr>
        <w:rPr>
          <w:rFonts w:ascii="Arial" w:hAnsi="Arial" w:cs="Arial"/>
        </w:rPr>
      </w:pPr>
      <w:r w:rsidRPr="00D963F6">
        <w:rPr>
          <w:rFonts w:ascii="Arial" w:hAnsi="Arial" w:cs="Arial"/>
        </w:rPr>
        <w:t xml:space="preserve">To submit an issue, please fill out </w:t>
      </w:r>
      <w:hyperlink r:id="rId52"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386E08">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53" w:history="1">
        <w:r w:rsidRPr="00D963F6">
          <w:rPr>
            <w:rStyle w:val="Hyperlink"/>
            <w:rFonts w:ascii="Arial" w:hAnsi="Arial" w:cs="Arial"/>
          </w:rPr>
          <w:t>http://docs.vena.io/</w:t>
        </w:r>
      </w:hyperlink>
    </w:p>
    <w:p w14:paraId="6F0C67AE" w14:textId="1CC5A090" w:rsidR="00D02873" w:rsidRPr="00D963F6" w:rsidRDefault="00C23724" w:rsidP="00386E08">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54"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5"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6"/>
      <w:footerReference w:type="default" r:id="rId57"/>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E1E672" w14:textId="77777777" w:rsidR="001A1845" w:rsidRDefault="001A1845">
      <w:r>
        <w:separator/>
      </w:r>
    </w:p>
  </w:endnote>
  <w:endnote w:type="continuationSeparator" w:id="0">
    <w:p w14:paraId="6EE65DE6" w14:textId="77777777" w:rsidR="001A1845" w:rsidRDefault="001A1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213AB" w14:textId="53783B7A" w:rsidR="001A1845" w:rsidRPr="00672967" w:rsidRDefault="001A1845"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8C7A97">
      <w:rPr>
        <w:rStyle w:val="PageNumber"/>
        <w:rFonts w:ascii="Arial" w:hAnsi="Arial" w:cs="Arial"/>
        <w:noProof/>
        <w:sz w:val="20"/>
        <w:szCs w:val="20"/>
      </w:rPr>
      <w:t>28</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8C7A97">
      <w:rPr>
        <w:rStyle w:val="PageNumber"/>
        <w:rFonts w:ascii="Arial" w:hAnsi="Arial" w:cs="Arial"/>
        <w:noProof/>
        <w:sz w:val="20"/>
        <w:szCs w:val="20"/>
      </w:rPr>
      <w:t>28</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9F7FBF" w14:textId="77777777" w:rsidR="001A1845" w:rsidRDefault="001A1845">
      <w:r>
        <w:separator/>
      </w:r>
    </w:p>
  </w:footnote>
  <w:footnote w:type="continuationSeparator" w:id="0">
    <w:p w14:paraId="26514ED1" w14:textId="77777777" w:rsidR="001A1845" w:rsidRDefault="001A1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5234E" w14:textId="77777777" w:rsidR="001A1845" w:rsidRPr="00031420" w:rsidRDefault="001A1845">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1A1845" w:rsidRPr="00031420" w14:paraId="70A4E4F4" w14:textId="77777777" w:rsidTr="00C30853">
      <w:trPr>
        <w:trHeight w:val="312"/>
      </w:trPr>
      <w:tc>
        <w:tcPr>
          <w:tcW w:w="2340" w:type="dxa"/>
          <w:vMerge w:val="restart"/>
          <w:shd w:val="clear" w:color="auto" w:fill="83002B"/>
        </w:tcPr>
        <w:p w14:paraId="63A8A016" w14:textId="06EC5428" w:rsidR="001A1845" w:rsidRPr="00031420" w:rsidRDefault="001A1845" w:rsidP="00662D81">
          <w:pPr>
            <w:pStyle w:val="Header"/>
            <w:rPr>
              <w:rFonts w:ascii="Arial" w:hAnsi="Arial" w:cs="Arial"/>
              <w:sz w:val="16"/>
              <w:szCs w:val="16"/>
            </w:rPr>
          </w:pPr>
          <w:r w:rsidRPr="00031420">
            <w:rPr>
              <w:rFonts w:ascii="Arial" w:hAnsi="Arial" w:cs="Arial"/>
              <w:noProof/>
              <w:sz w:val="16"/>
              <w:szCs w:val="16"/>
              <w:lang w:val="en-CA" w:eastAsia="en-CA"/>
            </w:rPr>
            <w:drawing>
              <wp:anchor distT="0" distB="0" distL="114300" distR="114300" simplePos="0" relativeHeight="251658240"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1A1845" w:rsidRPr="00031420" w:rsidRDefault="001A1845" w:rsidP="008B0AE0">
          <w:pPr>
            <w:pStyle w:val="Header"/>
            <w:jc w:val="center"/>
            <w:rPr>
              <w:rFonts w:ascii="Arial" w:hAnsi="Arial" w:cs="Arial"/>
              <w:sz w:val="22"/>
              <w:szCs w:val="16"/>
            </w:rPr>
          </w:pPr>
        </w:p>
        <w:p w14:paraId="7477FDC1" w14:textId="77777777" w:rsidR="001A1845" w:rsidRPr="00031420" w:rsidRDefault="001A1845" w:rsidP="006914E9">
          <w:pPr>
            <w:pStyle w:val="Header"/>
            <w:jc w:val="center"/>
            <w:rPr>
              <w:rFonts w:ascii="Arial" w:hAnsi="Arial" w:cs="Arial"/>
              <w:b/>
            </w:rPr>
          </w:pPr>
          <w:r w:rsidRPr="00031420">
            <w:rPr>
              <w:rFonts w:ascii="Arial" w:hAnsi="Arial" w:cs="Arial"/>
              <w:b/>
            </w:rPr>
            <w:t>McMaster Vena – ADMIN Guide</w:t>
          </w:r>
        </w:p>
        <w:p w14:paraId="3A4EC056" w14:textId="77777777" w:rsidR="001A1845" w:rsidRPr="00031420" w:rsidRDefault="001A1845" w:rsidP="00662D81">
          <w:pPr>
            <w:pStyle w:val="Header"/>
            <w:rPr>
              <w:rFonts w:ascii="Arial" w:hAnsi="Arial" w:cs="Arial"/>
              <w:sz w:val="16"/>
              <w:szCs w:val="16"/>
            </w:rPr>
          </w:pPr>
        </w:p>
      </w:tc>
      <w:tc>
        <w:tcPr>
          <w:tcW w:w="2005" w:type="dxa"/>
          <w:shd w:val="clear" w:color="auto" w:fill="83002B"/>
        </w:tcPr>
        <w:p w14:paraId="7A357A61" w14:textId="77777777" w:rsidR="001A1845" w:rsidRPr="00031420" w:rsidRDefault="001A1845" w:rsidP="00C30853">
          <w:pPr>
            <w:pStyle w:val="Header"/>
            <w:jc w:val="right"/>
            <w:rPr>
              <w:rFonts w:ascii="Arial" w:hAnsi="Arial" w:cs="Arial"/>
              <w:sz w:val="16"/>
              <w:szCs w:val="16"/>
            </w:rPr>
          </w:pPr>
        </w:p>
      </w:tc>
    </w:tr>
    <w:tr w:rsidR="001A1845" w:rsidRPr="00031420" w14:paraId="687FDA9C" w14:textId="77777777" w:rsidTr="00C30853">
      <w:trPr>
        <w:trHeight w:val="312"/>
      </w:trPr>
      <w:tc>
        <w:tcPr>
          <w:tcW w:w="2340" w:type="dxa"/>
          <w:vMerge/>
          <w:shd w:val="clear" w:color="auto" w:fill="83002B"/>
        </w:tcPr>
        <w:p w14:paraId="00F05F74" w14:textId="77777777" w:rsidR="001A1845" w:rsidRPr="00031420" w:rsidRDefault="001A1845" w:rsidP="00662D81">
          <w:pPr>
            <w:pStyle w:val="Header"/>
            <w:rPr>
              <w:rFonts w:ascii="Arial" w:hAnsi="Arial" w:cs="Arial"/>
              <w:sz w:val="16"/>
              <w:szCs w:val="16"/>
            </w:rPr>
          </w:pPr>
        </w:p>
      </w:tc>
      <w:tc>
        <w:tcPr>
          <w:tcW w:w="5671" w:type="dxa"/>
          <w:vMerge/>
          <w:shd w:val="clear" w:color="auto" w:fill="83002B"/>
        </w:tcPr>
        <w:p w14:paraId="208A8D87" w14:textId="77777777" w:rsidR="001A1845" w:rsidRPr="00031420" w:rsidRDefault="001A1845" w:rsidP="00662D81">
          <w:pPr>
            <w:pStyle w:val="Header"/>
            <w:rPr>
              <w:rFonts w:ascii="Arial" w:hAnsi="Arial" w:cs="Arial"/>
              <w:sz w:val="16"/>
              <w:szCs w:val="16"/>
            </w:rPr>
          </w:pPr>
        </w:p>
      </w:tc>
      <w:tc>
        <w:tcPr>
          <w:tcW w:w="2005" w:type="dxa"/>
          <w:shd w:val="clear" w:color="auto" w:fill="83002B"/>
        </w:tcPr>
        <w:p w14:paraId="7E644A35" w14:textId="77777777" w:rsidR="001A1845" w:rsidRPr="00031420" w:rsidRDefault="001A1845" w:rsidP="00C30853">
          <w:pPr>
            <w:pStyle w:val="Header"/>
            <w:jc w:val="right"/>
            <w:rPr>
              <w:rFonts w:ascii="Arial" w:hAnsi="Arial" w:cs="Arial"/>
              <w:sz w:val="16"/>
              <w:szCs w:val="16"/>
            </w:rPr>
          </w:pPr>
        </w:p>
      </w:tc>
    </w:tr>
    <w:tr w:rsidR="001A1845" w:rsidRPr="00031420" w14:paraId="3DD6D456" w14:textId="77777777" w:rsidTr="00C30853">
      <w:trPr>
        <w:trHeight w:val="131"/>
      </w:trPr>
      <w:tc>
        <w:tcPr>
          <w:tcW w:w="2340" w:type="dxa"/>
          <w:vMerge/>
          <w:shd w:val="clear" w:color="auto" w:fill="83002B"/>
        </w:tcPr>
        <w:p w14:paraId="0BF284F1" w14:textId="77777777" w:rsidR="001A1845" w:rsidRPr="00031420" w:rsidRDefault="001A1845" w:rsidP="00662D81">
          <w:pPr>
            <w:pStyle w:val="Header"/>
            <w:rPr>
              <w:rFonts w:ascii="Arial" w:hAnsi="Arial" w:cs="Arial"/>
              <w:sz w:val="16"/>
              <w:szCs w:val="16"/>
            </w:rPr>
          </w:pPr>
        </w:p>
      </w:tc>
      <w:tc>
        <w:tcPr>
          <w:tcW w:w="5671" w:type="dxa"/>
          <w:vMerge/>
          <w:shd w:val="clear" w:color="auto" w:fill="83002B"/>
        </w:tcPr>
        <w:p w14:paraId="71E2C519" w14:textId="77777777" w:rsidR="001A1845" w:rsidRPr="00031420" w:rsidRDefault="001A1845" w:rsidP="00662D81">
          <w:pPr>
            <w:pStyle w:val="Header"/>
            <w:rPr>
              <w:rFonts w:ascii="Arial" w:hAnsi="Arial" w:cs="Arial"/>
              <w:sz w:val="16"/>
              <w:szCs w:val="16"/>
            </w:rPr>
          </w:pPr>
        </w:p>
      </w:tc>
      <w:tc>
        <w:tcPr>
          <w:tcW w:w="2005" w:type="dxa"/>
          <w:shd w:val="clear" w:color="auto" w:fill="83002B"/>
        </w:tcPr>
        <w:p w14:paraId="23B04F16" w14:textId="7D52496E" w:rsidR="001A1845" w:rsidRPr="00031420" w:rsidRDefault="001A1845" w:rsidP="00C30853">
          <w:pPr>
            <w:pStyle w:val="Header"/>
            <w:jc w:val="right"/>
            <w:rPr>
              <w:rFonts w:ascii="Arial" w:hAnsi="Arial" w:cs="Arial"/>
              <w:sz w:val="16"/>
              <w:szCs w:val="16"/>
            </w:rPr>
          </w:pPr>
          <w:r w:rsidRPr="00031420">
            <w:rPr>
              <w:rFonts w:ascii="Arial" w:hAnsi="Arial" w:cs="Arial"/>
              <w:sz w:val="16"/>
              <w:szCs w:val="16"/>
            </w:rPr>
            <w:t>Internal-Version 1.</w:t>
          </w:r>
          <w:r>
            <w:rPr>
              <w:rFonts w:ascii="Arial" w:hAnsi="Arial" w:cs="Arial"/>
              <w:sz w:val="16"/>
              <w:szCs w:val="16"/>
            </w:rPr>
            <w:t>9.</w:t>
          </w:r>
          <w:ins w:id="162" w:author="Andrew Aran" w:date="2018-10-15T12:02:00Z">
            <w:r>
              <w:rPr>
                <w:rFonts w:ascii="Arial" w:hAnsi="Arial" w:cs="Arial"/>
                <w:sz w:val="16"/>
                <w:szCs w:val="16"/>
              </w:rPr>
              <w:t>5</w:t>
            </w:r>
          </w:ins>
          <w:del w:id="163" w:author="Andrew Aran" w:date="2018-10-15T12:02:00Z">
            <w:r w:rsidDel="00443621">
              <w:rPr>
                <w:rFonts w:ascii="Arial" w:hAnsi="Arial" w:cs="Arial"/>
                <w:sz w:val="16"/>
                <w:szCs w:val="16"/>
              </w:rPr>
              <w:delText>4</w:delText>
            </w:r>
          </w:del>
        </w:p>
      </w:tc>
    </w:tr>
  </w:tbl>
  <w:p w14:paraId="759CBCCF" w14:textId="77777777" w:rsidR="001A1845" w:rsidRPr="00031420" w:rsidRDefault="001A1845">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84085"/>
    <w:multiLevelType w:val="hybridMultilevel"/>
    <w:tmpl w:val="907E93DC"/>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6752B4"/>
    <w:multiLevelType w:val="hybridMultilevel"/>
    <w:tmpl w:val="063C6E50"/>
    <w:lvl w:ilvl="0" w:tplc="AAE2534C">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D123DF1"/>
    <w:multiLevelType w:val="hybridMultilevel"/>
    <w:tmpl w:val="17A0AF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 w15:restartNumberingAfterBreak="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1106A36"/>
    <w:multiLevelType w:val="hybridMultilevel"/>
    <w:tmpl w:val="B7CA3D16"/>
    <w:lvl w:ilvl="0" w:tplc="C9A08AC8">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596097C"/>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F483D9B"/>
    <w:multiLevelType w:val="hybridMultilevel"/>
    <w:tmpl w:val="69E6FCEE"/>
    <w:lvl w:ilvl="0" w:tplc="F3303C58">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8"/>
  </w:num>
  <w:num w:numId="4">
    <w:abstractNumId w:val="11"/>
    <w:lvlOverride w:ilvl="0">
      <w:startOverride w:val="3"/>
    </w:lvlOverride>
  </w:num>
  <w:num w:numId="5">
    <w:abstractNumId w:val="10"/>
    <w:lvlOverride w:ilvl="0">
      <w:startOverride w:val="4"/>
    </w:lvlOverride>
  </w:num>
  <w:num w:numId="6">
    <w:abstractNumId w:val="10"/>
    <w:lvlOverride w:ilvl="0"/>
    <w:lvlOverride w:ilvl="1">
      <w:startOverride w:val="1"/>
    </w:lvlOverride>
  </w:num>
  <w:num w:numId="7">
    <w:abstractNumId w:val="10"/>
    <w:lvlOverride w:ilvl="0"/>
    <w:lvlOverride w:ilvl="1">
      <w:startOverride w:val="2"/>
    </w:lvlOverride>
  </w:num>
  <w:num w:numId="8">
    <w:abstractNumId w:val="10"/>
    <w:lvlOverride w:ilvl="0"/>
    <w:lvlOverride w:ilvl="1">
      <w:startOverride w:val="3"/>
    </w:lvlOverride>
  </w:num>
  <w:num w:numId="9">
    <w:abstractNumId w:val="14"/>
  </w:num>
  <w:num w:numId="10">
    <w:abstractNumId w:val="1"/>
  </w:num>
  <w:num w:numId="11">
    <w:abstractNumId w:val="4"/>
  </w:num>
  <w:num w:numId="12">
    <w:abstractNumId w:val="1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5"/>
  </w:num>
  <w:num w:numId="16">
    <w:abstractNumId w:val="13"/>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5"/>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2"/>
  </w:num>
  <w:num w:numId="24">
    <w:abstractNumId w:val="20"/>
  </w:num>
  <w:num w:numId="25">
    <w:abstractNumId w:val="16"/>
  </w:num>
  <w:num w:numId="26">
    <w:abstractNumId w:val="6"/>
  </w:num>
  <w:num w:numId="27">
    <w:abstractNumId w:val="17"/>
  </w:num>
  <w:num w:numId="28">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Aran">
    <w15:presenceInfo w15:providerId="AD" w15:userId="S-1-5-21-4195830181-3077717747-1001026334-1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1433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144F"/>
    <w:rsid w:val="00013B2C"/>
    <w:rsid w:val="00023372"/>
    <w:rsid w:val="0002723F"/>
    <w:rsid w:val="00031420"/>
    <w:rsid w:val="000500DE"/>
    <w:rsid w:val="000601A1"/>
    <w:rsid w:val="00066DBE"/>
    <w:rsid w:val="00086B25"/>
    <w:rsid w:val="000A79DA"/>
    <w:rsid w:val="000D0226"/>
    <w:rsid w:val="000D43B6"/>
    <w:rsid w:val="000D4DAE"/>
    <w:rsid w:val="000D6973"/>
    <w:rsid w:val="000D6EC1"/>
    <w:rsid w:val="000E0458"/>
    <w:rsid w:val="000E4B0E"/>
    <w:rsid w:val="000F6D9C"/>
    <w:rsid w:val="00114998"/>
    <w:rsid w:val="00120E8B"/>
    <w:rsid w:val="00124150"/>
    <w:rsid w:val="00147176"/>
    <w:rsid w:val="00161014"/>
    <w:rsid w:val="00172DD1"/>
    <w:rsid w:val="0017388B"/>
    <w:rsid w:val="0018711C"/>
    <w:rsid w:val="0019567B"/>
    <w:rsid w:val="001A1845"/>
    <w:rsid w:val="001A1B60"/>
    <w:rsid w:val="001A2D11"/>
    <w:rsid w:val="001D1736"/>
    <w:rsid w:val="001E56C4"/>
    <w:rsid w:val="001E6968"/>
    <w:rsid w:val="002009A1"/>
    <w:rsid w:val="00204350"/>
    <w:rsid w:val="0020788C"/>
    <w:rsid w:val="002122F3"/>
    <w:rsid w:val="002133F7"/>
    <w:rsid w:val="0022784C"/>
    <w:rsid w:val="00237722"/>
    <w:rsid w:val="00260DE5"/>
    <w:rsid w:val="002718EF"/>
    <w:rsid w:val="00276A08"/>
    <w:rsid w:val="00280F89"/>
    <w:rsid w:val="002861BC"/>
    <w:rsid w:val="00293285"/>
    <w:rsid w:val="00296050"/>
    <w:rsid w:val="002A55AC"/>
    <w:rsid w:val="002B0B64"/>
    <w:rsid w:val="002B2A6D"/>
    <w:rsid w:val="002B59EC"/>
    <w:rsid w:val="002C1AAB"/>
    <w:rsid w:val="002C3FA2"/>
    <w:rsid w:val="002D457A"/>
    <w:rsid w:val="002E4E4C"/>
    <w:rsid w:val="002E5276"/>
    <w:rsid w:val="002F7E37"/>
    <w:rsid w:val="00300B90"/>
    <w:rsid w:val="00304B49"/>
    <w:rsid w:val="00311CC5"/>
    <w:rsid w:val="0033227B"/>
    <w:rsid w:val="00333532"/>
    <w:rsid w:val="00340431"/>
    <w:rsid w:val="003459ED"/>
    <w:rsid w:val="00346D6A"/>
    <w:rsid w:val="00353C7D"/>
    <w:rsid w:val="00354A9A"/>
    <w:rsid w:val="003607FB"/>
    <w:rsid w:val="00362AAF"/>
    <w:rsid w:val="00362B5E"/>
    <w:rsid w:val="003767E2"/>
    <w:rsid w:val="00384A2A"/>
    <w:rsid w:val="00386E08"/>
    <w:rsid w:val="003A563E"/>
    <w:rsid w:val="003B47C1"/>
    <w:rsid w:val="003B64AB"/>
    <w:rsid w:val="003C31F2"/>
    <w:rsid w:val="003C5287"/>
    <w:rsid w:val="003D5100"/>
    <w:rsid w:val="003E057D"/>
    <w:rsid w:val="003E69BB"/>
    <w:rsid w:val="003F457B"/>
    <w:rsid w:val="003F6557"/>
    <w:rsid w:val="00400A5B"/>
    <w:rsid w:val="00410229"/>
    <w:rsid w:val="004175D9"/>
    <w:rsid w:val="00431565"/>
    <w:rsid w:val="004326E1"/>
    <w:rsid w:val="00443621"/>
    <w:rsid w:val="0044383F"/>
    <w:rsid w:val="0044600D"/>
    <w:rsid w:val="004468EB"/>
    <w:rsid w:val="00447479"/>
    <w:rsid w:val="00452442"/>
    <w:rsid w:val="00456B6F"/>
    <w:rsid w:val="004656C8"/>
    <w:rsid w:val="00473FCA"/>
    <w:rsid w:val="004934E7"/>
    <w:rsid w:val="004941A1"/>
    <w:rsid w:val="004952DE"/>
    <w:rsid w:val="004A5AD1"/>
    <w:rsid w:val="004B1A8C"/>
    <w:rsid w:val="004C176B"/>
    <w:rsid w:val="004C6997"/>
    <w:rsid w:val="004D1D00"/>
    <w:rsid w:val="004D74B3"/>
    <w:rsid w:val="004E254C"/>
    <w:rsid w:val="004E38D3"/>
    <w:rsid w:val="004F3E09"/>
    <w:rsid w:val="00501027"/>
    <w:rsid w:val="00502F91"/>
    <w:rsid w:val="00513009"/>
    <w:rsid w:val="005178A2"/>
    <w:rsid w:val="0052755E"/>
    <w:rsid w:val="00534D96"/>
    <w:rsid w:val="00550143"/>
    <w:rsid w:val="00553CD6"/>
    <w:rsid w:val="00554C5A"/>
    <w:rsid w:val="00575692"/>
    <w:rsid w:val="00577262"/>
    <w:rsid w:val="005777C7"/>
    <w:rsid w:val="00577AC5"/>
    <w:rsid w:val="00581EC7"/>
    <w:rsid w:val="00596F75"/>
    <w:rsid w:val="005974FA"/>
    <w:rsid w:val="005A0A24"/>
    <w:rsid w:val="005B6BF9"/>
    <w:rsid w:val="005C5802"/>
    <w:rsid w:val="005F4DEB"/>
    <w:rsid w:val="005F5ECF"/>
    <w:rsid w:val="00614EA5"/>
    <w:rsid w:val="00624007"/>
    <w:rsid w:val="00624B15"/>
    <w:rsid w:val="006307F6"/>
    <w:rsid w:val="00634798"/>
    <w:rsid w:val="0064617A"/>
    <w:rsid w:val="006512AC"/>
    <w:rsid w:val="00651756"/>
    <w:rsid w:val="0065248E"/>
    <w:rsid w:val="006534C7"/>
    <w:rsid w:val="006579D5"/>
    <w:rsid w:val="00662681"/>
    <w:rsid w:val="00662D81"/>
    <w:rsid w:val="00672967"/>
    <w:rsid w:val="006769F9"/>
    <w:rsid w:val="00683EC2"/>
    <w:rsid w:val="00690D09"/>
    <w:rsid w:val="006914E9"/>
    <w:rsid w:val="00692720"/>
    <w:rsid w:val="00693E09"/>
    <w:rsid w:val="006A05F9"/>
    <w:rsid w:val="006A6D7D"/>
    <w:rsid w:val="006B0F53"/>
    <w:rsid w:val="006B3175"/>
    <w:rsid w:val="006B3A60"/>
    <w:rsid w:val="006B7782"/>
    <w:rsid w:val="006B7D19"/>
    <w:rsid w:val="006C0E6E"/>
    <w:rsid w:val="006C0E6F"/>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543F0"/>
    <w:rsid w:val="0076015E"/>
    <w:rsid w:val="00782869"/>
    <w:rsid w:val="00784CB7"/>
    <w:rsid w:val="00787A6D"/>
    <w:rsid w:val="00793D2A"/>
    <w:rsid w:val="0079668B"/>
    <w:rsid w:val="007A1E3C"/>
    <w:rsid w:val="007A49CC"/>
    <w:rsid w:val="007A69D2"/>
    <w:rsid w:val="007A6F6D"/>
    <w:rsid w:val="007B052F"/>
    <w:rsid w:val="007B22AD"/>
    <w:rsid w:val="007B4922"/>
    <w:rsid w:val="007C0101"/>
    <w:rsid w:val="007C0AFF"/>
    <w:rsid w:val="007D2E78"/>
    <w:rsid w:val="007D38D5"/>
    <w:rsid w:val="007E24B9"/>
    <w:rsid w:val="007E650E"/>
    <w:rsid w:val="007F06DE"/>
    <w:rsid w:val="007F1D16"/>
    <w:rsid w:val="0080198F"/>
    <w:rsid w:val="00802AE3"/>
    <w:rsid w:val="0080302D"/>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1A72"/>
    <w:rsid w:val="008938ED"/>
    <w:rsid w:val="00896CBC"/>
    <w:rsid w:val="008A07E0"/>
    <w:rsid w:val="008B0AE0"/>
    <w:rsid w:val="008C6DA3"/>
    <w:rsid w:val="008C7A97"/>
    <w:rsid w:val="008D1B7C"/>
    <w:rsid w:val="008D2140"/>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2230B"/>
    <w:rsid w:val="00A37C83"/>
    <w:rsid w:val="00A40E65"/>
    <w:rsid w:val="00A444BA"/>
    <w:rsid w:val="00A52584"/>
    <w:rsid w:val="00A60C7C"/>
    <w:rsid w:val="00A62A09"/>
    <w:rsid w:val="00A64F6F"/>
    <w:rsid w:val="00A651A5"/>
    <w:rsid w:val="00A73DF1"/>
    <w:rsid w:val="00A84785"/>
    <w:rsid w:val="00A852A9"/>
    <w:rsid w:val="00A90341"/>
    <w:rsid w:val="00AA3B1C"/>
    <w:rsid w:val="00AA75CF"/>
    <w:rsid w:val="00AA7CF5"/>
    <w:rsid w:val="00AC2C78"/>
    <w:rsid w:val="00AC52D4"/>
    <w:rsid w:val="00AD0E4A"/>
    <w:rsid w:val="00AE6F70"/>
    <w:rsid w:val="00B10ADA"/>
    <w:rsid w:val="00B2366C"/>
    <w:rsid w:val="00B41F5B"/>
    <w:rsid w:val="00B47530"/>
    <w:rsid w:val="00B52F10"/>
    <w:rsid w:val="00B60D4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06263"/>
    <w:rsid w:val="00C10F65"/>
    <w:rsid w:val="00C141C4"/>
    <w:rsid w:val="00C20909"/>
    <w:rsid w:val="00C23724"/>
    <w:rsid w:val="00C24ACB"/>
    <w:rsid w:val="00C30853"/>
    <w:rsid w:val="00C3514A"/>
    <w:rsid w:val="00C410D6"/>
    <w:rsid w:val="00C447BC"/>
    <w:rsid w:val="00C47252"/>
    <w:rsid w:val="00C55FA9"/>
    <w:rsid w:val="00C6209F"/>
    <w:rsid w:val="00C71069"/>
    <w:rsid w:val="00CA7625"/>
    <w:rsid w:val="00CE28C6"/>
    <w:rsid w:val="00CF05C1"/>
    <w:rsid w:val="00CF37A1"/>
    <w:rsid w:val="00D02873"/>
    <w:rsid w:val="00D03121"/>
    <w:rsid w:val="00D0499E"/>
    <w:rsid w:val="00D15943"/>
    <w:rsid w:val="00D25670"/>
    <w:rsid w:val="00D33F75"/>
    <w:rsid w:val="00D41DAD"/>
    <w:rsid w:val="00D435B9"/>
    <w:rsid w:val="00D47EB8"/>
    <w:rsid w:val="00D55AEE"/>
    <w:rsid w:val="00D63813"/>
    <w:rsid w:val="00D661D8"/>
    <w:rsid w:val="00D73821"/>
    <w:rsid w:val="00D954AC"/>
    <w:rsid w:val="00D963F6"/>
    <w:rsid w:val="00D96F8C"/>
    <w:rsid w:val="00DB2592"/>
    <w:rsid w:val="00DB4771"/>
    <w:rsid w:val="00DB49C5"/>
    <w:rsid w:val="00DB737E"/>
    <w:rsid w:val="00DC2C33"/>
    <w:rsid w:val="00DE2F99"/>
    <w:rsid w:val="00DE3E87"/>
    <w:rsid w:val="00DF0B08"/>
    <w:rsid w:val="00DF1663"/>
    <w:rsid w:val="00DF2571"/>
    <w:rsid w:val="00DF28D7"/>
    <w:rsid w:val="00E066FD"/>
    <w:rsid w:val="00E302C5"/>
    <w:rsid w:val="00E40581"/>
    <w:rsid w:val="00E41D0F"/>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3600"/>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fillcolor="white">
      <v:fill color="white"/>
    </o:shapedefaults>
    <o:shapelayout v:ext="edit">
      <o:idmap v:ext="edit" data="1"/>
    </o:shapelayout>
  </w:shapeDefaults>
  <w:decimalSymbol w:val="."/>
  <w:listSeparator w:val=","/>
  <w14:docId w14:val="489E5257"/>
  <w15:docId w15:val="{D39E7F17-5D08-F54D-B966-64EB80488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286158087">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146359913">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mailto:esitu@venasolutions.com"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ca3.vena.io/administrator"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docs.vena.io/"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ddin.vena.io/release/vena.application" TargetMode="External"/><Relationship Id="rId22" Type="http://schemas.openxmlformats.org/officeDocument/2006/relationships/image" Target="media/image6.png"/><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measure.mcmaster.c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tiff"/><Relationship Id="rId38" Type="http://schemas.openxmlformats.org/officeDocument/2006/relationships/image" Target="media/image22.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mailto:bhancas@venasolution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measure.mcmaster.ca/" TargetMode="External"/><Relationship Id="rId23" Type="http://schemas.openxmlformats.org/officeDocument/2006/relationships/image" Target="media/image7.png"/><Relationship Id="rId28" Type="http://schemas.openxmlformats.org/officeDocument/2006/relationships/image" Target="media/image12.tmp"/><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goo.gl/forms/I3kDnsUl46"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purl.org/dc/elements/1.1/"/>
    <ds:schemaRef ds:uri="http://www.w3.org/XML/1998/namespace"/>
    <ds:schemaRef ds:uri="http://purl.org/dc/dcmitype/"/>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49437D6A-E445-4460-B92F-6FFDBFEC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28</Pages>
  <Words>2818</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18844</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October 15, 2018</dc:creator>
  <cp:lastModifiedBy>Andrew Aran</cp:lastModifiedBy>
  <cp:revision>25</cp:revision>
  <cp:lastPrinted>2017-04-19T15:09:00Z</cp:lastPrinted>
  <dcterms:created xsi:type="dcterms:W3CDTF">2017-04-19T15:09:00Z</dcterms:created>
  <dcterms:modified xsi:type="dcterms:W3CDTF">2018-10-15T16:10:00Z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